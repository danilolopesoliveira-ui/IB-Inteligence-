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customXml/itemProps5.xml" ContentType="application/vnd.openxmlformats-officedocument.customXmlProperties+xml"/>
  <Override PartName="/customXml/itemProps6.xml" ContentType="application/vnd.openxmlformats-officedocument.customXmlProperties+xml"/>
  <Override PartName="/customXml/itemProps7.xml" ContentType="application/vnd.openxmlformats-officedocument.customXmlProperties+xml"/>
  <Override PartName="/customXml/itemProps8.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7FC4C051" w14:textId="26D64760" w:rsidR="00A74AB6" w:rsidRPr="00383F33" w:rsidRDefault="00A74AB6" w:rsidP="00383F33">
      <w:pPr>
        <w:pStyle w:val="Ttulo"/>
        <w:widowControl/>
        <w:spacing w:line="288" w:lineRule="auto"/>
        <w:contextualSpacing w:val="0"/>
        <w:rPr>
          <w:b w:val="0"/>
        </w:rPr>
      </w:pPr>
      <w:r w:rsidRPr="00383F33">
        <w:t>BOLETIM DE SUBSCRIÇÃO D</w:t>
      </w:r>
      <w:r w:rsidR="00A155D9" w:rsidRPr="00383F33">
        <w:t>AS</w:t>
      </w:r>
      <w:r w:rsidRPr="00383F33">
        <w:t xml:space="preserve"> COTAS</w:t>
      </w:r>
      <w:r w:rsidR="001A4CF3">
        <w:t xml:space="preserve"> </w:t>
      </w:r>
      <w:r w:rsidR="00ED4CAA">
        <w:rPr>
          <w:rFonts w:cs="Arial"/>
          <w:bCs/>
        </w:rPr>
        <w:t xml:space="preserve">DA </w:t>
      </w:r>
      <w:r w:rsidR="003D2A73">
        <w:rPr>
          <w:rFonts w:cs="Arial"/>
          <w:bCs/>
        </w:rPr>
        <w:t>CLASSE ÚNICA</w:t>
      </w:r>
      <w:r w:rsidR="00DE4822">
        <w:rPr>
          <w:rFonts w:cs="Arial"/>
          <w:bCs/>
        </w:rPr>
        <w:t xml:space="preserve"> </w:t>
      </w:r>
      <w:r w:rsidR="00A155D9" w:rsidRPr="00383F33">
        <w:rPr>
          <w:rFonts w:cs="Arial"/>
          <w:bCs/>
        </w:rPr>
        <w:t xml:space="preserve">DO </w:t>
      </w:r>
      <w:bookmarkStart w:id="0" w:name="_Hlk130729921"/>
      <w:r w:rsidR="00CB3AC5">
        <w:rPr>
          <w:rFonts w:cs="Arial"/>
          <w:bCs/>
        </w:rPr>
        <w:t>M12</w:t>
      </w:r>
      <w:r w:rsidR="008E1CDA" w:rsidRPr="00D3465A">
        <w:rPr>
          <w:rFonts w:eastAsia="Cambria" w:cs="Cambria"/>
        </w:rPr>
        <w:t> </w:t>
      </w:r>
      <w:r w:rsidR="008E1CDA" w:rsidRPr="000B0DE7">
        <w:rPr>
          <w:rFonts w:eastAsia="Cambria" w:cs="Cambria"/>
          <w:bCs/>
        </w:rPr>
        <w:t>FUNDO DE INVESTIMENTO EM DIREITOS CREDITÓRIOS</w:t>
      </w:r>
      <w:bookmarkEnd w:id="0"/>
    </w:p>
    <w:p w14:paraId="3A12DD26" w14:textId="73F7BEE2" w:rsidR="00A74AB6" w:rsidRPr="00383F33" w:rsidRDefault="00A74AB6" w:rsidP="00383F33">
      <w:pPr>
        <w:spacing w:line="288" w:lineRule="auto"/>
        <w:jc w:val="center"/>
        <w:rPr>
          <w:rFonts w:ascii="Georgia" w:hAnsi="Georgia" w:cstheme="minorHAnsi"/>
          <w:b/>
          <w:bCs/>
          <w:sz w:val="22"/>
          <w:szCs w:val="22"/>
          <w:lang w:val="pt-BR"/>
        </w:rPr>
      </w:pPr>
      <w:r w:rsidRPr="00383F33">
        <w:rPr>
          <w:rFonts w:ascii="Georgia" w:hAnsi="Georgia" w:cstheme="minorHAnsi"/>
          <w:b/>
          <w:bCs/>
          <w:sz w:val="22"/>
          <w:szCs w:val="22"/>
          <w:lang w:val="pt-BR"/>
        </w:rPr>
        <w:t>CNPJ</w:t>
      </w:r>
      <w:r w:rsidR="009A24E4" w:rsidRPr="00383F33">
        <w:rPr>
          <w:rFonts w:ascii="Georgia" w:hAnsi="Georgia" w:cstheme="minorHAnsi"/>
          <w:b/>
          <w:bCs/>
          <w:sz w:val="22"/>
          <w:szCs w:val="22"/>
          <w:lang w:val="pt-BR"/>
        </w:rPr>
        <w:t xml:space="preserve"> n</w:t>
      </w:r>
      <w:r w:rsidR="00B16B2D" w:rsidRPr="00383F33">
        <w:rPr>
          <w:rFonts w:ascii="Georgia" w:hAnsi="Georgia" w:cstheme="minorHAnsi"/>
          <w:b/>
          <w:bCs/>
          <w:sz w:val="22"/>
          <w:szCs w:val="22"/>
          <w:lang w:val="pt-BR"/>
        </w:rPr>
        <w:t>º </w:t>
      </w:r>
      <w:r w:rsidR="00CB3AC5" w:rsidRPr="00933E32">
        <w:rPr>
          <w:rFonts w:ascii="Georgia" w:eastAsia="Cambria" w:hAnsi="Georgia" w:cs="Cambria"/>
          <w:b/>
          <w:sz w:val="22"/>
          <w:szCs w:val="22"/>
          <w:lang w:val="pt-BR"/>
        </w:rPr>
        <w:t>52.998.078/0001-40</w:t>
      </w:r>
    </w:p>
    <w:p w14:paraId="00BAC477" w14:textId="77777777" w:rsidR="00A74AB6" w:rsidRPr="00383F33" w:rsidRDefault="00A74AB6" w:rsidP="00383F33">
      <w:pPr>
        <w:spacing w:line="288" w:lineRule="auto"/>
        <w:rPr>
          <w:rFonts w:ascii="Georgia" w:hAnsi="Georgia" w:cstheme="minorHAnsi"/>
          <w:b/>
          <w:sz w:val="22"/>
          <w:szCs w:val="22"/>
          <w:lang w:val="pt-BR"/>
        </w:rPr>
      </w:pPr>
    </w:p>
    <w:tbl>
      <w:tblPr>
        <w:tblStyle w:val="Tabelacomgrade"/>
        <w:tblW w:w="0" w:type="auto"/>
        <w:tblInd w:w="0" w:type="dxa"/>
        <w:tblLook w:val="04A0" w:firstRow="1" w:lastRow="0" w:firstColumn="1" w:lastColumn="0" w:noHBand="0" w:noVBand="1"/>
      </w:tblPr>
      <w:tblGrid>
        <w:gridCol w:w="4868"/>
        <w:gridCol w:w="4869"/>
      </w:tblGrid>
      <w:tr w:rsidR="00C84A24" w:rsidRPr="00861848" w14:paraId="22043851" w14:textId="77777777" w:rsidTr="00BF0E40">
        <w:trPr>
          <w:trHeight w:val="57"/>
        </w:trPr>
        <w:tc>
          <w:tcPr>
            <w:tcW w:w="4868" w:type="dxa"/>
            <w:vAlign w:val="center"/>
          </w:tcPr>
          <w:p w14:paraId="5CF2CCC2" w14:textId="539601DE" w:rsidR="00C84A24" w:rsidRPr="00383F33" w:rsidRDefault="00097360" w:rsidP="00383F33">
            <w:pPr>
              <w:spacing w:line="288" w:lineRule="auto"/>
              <w:jc w:val="left"/>
              <w:rPr>
                <w:rFonts w:ascii="Georgia" w:hAnsi="Georgia" w:cstheme="minorHAnsi"/>
                <w:bCs/>
                <w:sz w:val="20"/>
                <w:lang w:val="pt-BR"/>
              </w:rPr>
            </w:pPr>
            <w:r w:rsidRPr="00383F33">
              <w:rPr>
                <w:rFonts w:ascii="Georgia" w:hAnsi="Georgia" w:cstheme="minorHAnsi"/>
                <w:bCs/>
                <w:sz w:val="20"/>
                <w:lang w:val="pt-BR"/>
              </w:rPr>
              <w:t>Número:</w:t>
            </w:r>
            <w:r w:rsidRPr="00383F33">
              <w:rPr>
                <w:rFonts w:ascii="Georgia" w:eastAsia="Cambria" w:hAnsi="Georgia" w:cs="Cambria"/>
                <w:bCs/>
                <w:sz w:val="20"/>
                <w:lang w:val="pt-BR"/>
              </w:rPr>
              <w:t xml:space="preserve"> </w:t>
            </w:r>
            <w:ins w:id="1" w:author="Gabriel Garicoits" w:date="2024-02-22T17:45:00Z" w16du:dateUtc="2024-02-22T20:45:00Z">
              <w:r w:rsidR="00861848">
                <w:rPr>
                  <w:rFonts w:ascii="Georgia" w:eastAsia="Cambria" w:hAnsi="Georgia" w:cs="Cambria"/>
                  <w:bCs/>
                  <w:sz w:val="20"/>
                  <w:lang w:val="pt-BR"/>
                </w:rPr>
                <w:t>2</w:t>
              </w:r>
            </w:ins>
            <w:del w:id="2" w:author="Gabriel Garicoits" w:date="2024-02-22T17:45:00Z" w16du:dateUtc="2024-02-22T20:45:00Z">
              <w:r w:rsidR="00A0592C" w:rsidDel="00861848">
                <w:rPr>
                  <w:rFonts w:ascii="Georgia" w:eastAsia="Cambria" w:hAnsi="Georgia" w:cs="Cambria"/>
                  <w:bCs/>
                  <w:sz w:val="20"/>
                  <w:lang w:val="pt-BR"/>
                </w:rPr>
                <w:delText>1</w:delText>
              </w:r>
            </w:del>
          </w:p>
        </w:tc>
        <w:tc>
          <w:tcPr>
            <w:tcW w:w="4869" w:type="dxa"/>
            <w:vAlign w:val="center"/>
          </w:tcPr>
          <w:p w14:paraId="69A60B16" w14:textId="65BD4527" w:rsidR="00C84A24" w:rsidRPr="00383F33" w:rsidRDefault="00097360" w:rsidP="00383F33">
            <w:pPr>
              <w:spacing w:line="288" w:lineRule="auto"/>
              <w:jc w:val="left"/>
              <w:rPr>
                <w:rFonts w:ascii="Georgia" w:hAnsi="Georgia" w:cstheme="minorHAnsi"/>
                <w:bCs/>
                <w:sz w:val="20"/>
                <w:lang w:val="pt-BR"/>
              </w:rPr>
            </w:pPr>
            <w:r w:rsidRPr="00383F33">
              <w:rPr>
                <w:rFonts w:ascii="Georgia" w:hAnsi="Georgia" w:cstheme="minorHAnsi"/>
                <w:bCs/>
                <w:sz w:val="20"/>
                <w:lang w:val="pt-BR"/>
              </w:rPr>
              <w:t>Data de subscrição:</w:t>
            </w:r>
            <w:r w:rsidRPr="00383F33">
              <w:rPr>
                <w:rFonts w:ascii="Georgia" w:eastAsia="Cambria" w:hAnsi="Georgia" w:cs="Cambria"/>
                <w:bCs/>
                <w:sz w:val="20"/>
                <w:lang w:val="pt-BR"/>
              </w:rPr>
              <w:t xml:space="preserve"> </w:t>
            </w:r>
            <w:del w:id="3" w:author="Gabriel Garicoits" w:date="2024-02-22T17:42:00Z" w16du:dateUtc="2024-02-22T20:42:00Z">
              <w:r w:rsidR="00A0592C" w:rsidDel="00861848">
                <w:rPr>
                  <w:rFonts w:ascii="Georgia" w:eastAsia="Cambria" w:hAnsi="Georgia" w:cs="Cambria"/>
                  <w:bCs/>
                  <w:sz w:val="20"/>
                  <w:lang w:val="pt-BR"/>
                </w:rPr>
                <w:delText>2</w:delText>
              </w:r>
            </w:del>
            <w:del w:id="4" w:author="Gabriel Garicoits" w:date="2024-02-22T17:41:00Z" w16du:dateUtc="2024-02-22T20:41:00Z">
              <w:r w:rsidR="00A0592C" w:rsidDel="00861848">
                <w:rPr>
                  <w:rFonts w:ascii="Georgia" w:eastAsia="Cambria" w:hAnsi="Georgia" w:cs="Cambria"/>
                  <w:bCs/>
                  <w:sz w:val="20"/>
                  <w:lang w:val="pt-BR"/>
                </w:rPr>
                <w:delText>2</w:delText>
              </w:r>
            </w:del>
            <w:del w:id="5" w:author="Gabriel Garicoits" w:date="2024-02-22T17:42:00Z" w16du:dateUtc="2024-02-22T20:42:00Z">
              <w:r w:rsidR="00054EFB" w:rsidDel="00861848">
                <w:rPr>
                  <w:rFonts w:ascii="Georgia" w:eastAsia="Cambria" w:hAnsi="Georgia" w:cs="Cambria"/>
                  <w:bCs/>
                  <w:sz w:val="20"/>
                  <w:lang w:val="pt-BR"/>
                </w:rPr>
                <w:delText>/</w:delText>
              </w:r>
            </w:del>
            <w:del w:id="6" w:author="Gabriel Garicoits" w:date="2024-02-22T17:41:00Z" w16du:dateUtc="2024-02-22T20:41:00Z">
              <w:r w:rsidR="00054EFB" w:rsidDel="00861848">
                <w:rPr>
                  <w:rFonts w:ascii="Georgia" w:eastAsia="Cambria" w:hAnsi="Georgia" w:cs="Cambria"/>
                  <w:bCs/>
                  <w:sz w:val="20"/>
                  <w:lang w:val="pt-BR"/>
                </w:rPr>
                <w:delText>12</w:delText>
              </w:r>
            </w:del>
            <w:del w:id="7" w:author="Gabriel Garicoits" w:date="2024-02-22T17:42:00Z" w16du:dateUtc="2024-02-22T20:42:00Z">
              <w:r w:rsidR="00054EFB" w:rsidDel="00861848">
                <w:rPr>
                  <w:rFonts w:ascii="Georgia" w:eastAsia="Cambria" w:hAnsi="Georgia" w:cs="Cambria"/>
                  <w:bCs/>
                  <w:sz w:val="20"/>
                  <w:lang w:val="pt-BR"/>
                </w:rPr>
                <w:delText>/202</w:delText>
              </w:r>
            </w:del>
            <w:ins w:id="8" w:author="Gabriel Garicoits" w:date="2024-02-22T17:45:00Z" w16du:dateUtc="2024-02-22T20:45:00Z">
              <w:r w:rsidR="00861848">
                <w:rPr>
                  <w:rFonts w:ascii="Georgia" w:eastAsia="Cambria" w:hAnsi="Georgia" w:cs="Cambria"/>
                  <w:bCs/>
                  <w:sz w:val="20"/>
                  <w:lang w:val="pt-BR"/>
                </w:rPr>
                <w:t>23/02/2024</w:t>
              </w:r>
              <w:r w:rsidR="00861848" w:rsidDel="00861848">
                <w:rPr>
                  <w:rFonts w:ascii="Georgia" w:eastAsia="Cambria" w:hAnsi="Georgia" w:cs="Cambria"/>
                  <w:bCs/>
                  <w:sz w:val="20"/>
                  <w:lang w:val="pt-BR"/>
                </w:rPr>
                <w:t xml:space="preserve"> </w:t>
              </w:r>
            </w:ins>
            <w:del w:id="9" w:author="Gabriel Garicoits" w:date="2024-02-22T17:41:00Z" w16du:dateUtc="2024-02-22T20:41:00Z">
              <w:r w:rsidR="00054EFB" w:rsidDel="00861848">
                <w:rPr>
                  <w:rFonts w:ascii="Georgia" w:eastAsia="Cambria" w:hAnsi="Georgia" w:cs="Cambria"/>
                  <w:bCs/>
                  <w:sz w:val="20"/>
                  <w:lang w:val="pt-BR"/>
                </w:rPr>
                <w:delText>3</w:delText>
              </w:r>
            </w:del>
          </w:p>
        </w:tc>
      </w:tr>
    </w:tbl>
    <w:p w14:paraId="3CEA9E43" w14:textId="77777777" w:rsidR="00C84A24" w:rsidRPr="00383F33" w:rsidRDefault="00C84A24" w:rsidP="00383F33">
      <w:pPr>
        <w:spacing w:line="288" w:lineRule="auto"/>
        <w:rPr>
          <w:rFonts w:ascii="Georgia" w:hAnsi="Georgia" w:cstheme="minorHAnsi"/>
          <w:b/>
          <w:sz w:val="22"/>
          <w:szCs w:val="22"/>
          <w:lang w:val="pt-BR"/>
        </w:rPr>
      </w:pPr>
    </w:p>
    <w:tbl>
      <w:tblPr>
        <w:tblW w:w="5000" w:type="pct"/>
        <w:jc w:val="center"/>
        <w:tblBorders>
          <w:top w:val="single" w:sz="4" w:space="0" w:color="auto"/>
          <w:left w:val="single" w:sz="4" w:space="0" w:color="auto"/>
          <w:bottom w:val="single" w:sz="4" w:space="0" w:color="auto"/>
          <w:right w:val="single" w:sz="4" w:space="0" w:color="auto"/>
          <w:insideV w:val="single" w:sz="4" w:space="0" w:color="auto"/>
        </w:tblBorders>
        <w:tblCellMar>
          <w:left w:w="70" w:type="dxa"/>
          <w:right w:w="70" w:type="dxa"/>
        </w:tblCellMar>
        <w:tblLook w:val="04A0" w:firstRow="1" w:lastRow="0" w:firstColumn="1" w:lastColumn="0" w:noHBand="0" w:noVBand="1"/>
      </w:tblPr>
      <w:tblGrid>
        <w:gridCol w:w="6516"/>
        <w:gridCol w:w="3221"/>
      </w:tblGrid>
      <w:tr w:rsidR="00C84A24" w:rsidRPr="00383F33" w14:paraId="078FAA88" w14:textId="77777777" w:rsidTr="00BF0E40">
        <w:trPr>
          <w:trHeight w:val="20"/>
          <w:jc w:val="center"/>
        </w:trPr>
        <w:tc>
          <w:tcPr>
            <w:tcW w:w="3346" w:type="pct"/>
            <w:tcBorders>
              <w:top w:val="single" w:sz="4" w:space="0" w:color="auto"/>
              <w:left w:val="single" w:sz="4" w:space="0" w:color="auto"/>
              <w:right w:val="single" w:sz="4" w:space="0" w:color="auto"/>
            </w:tcBorders>
            <w:vAlign w:val="center"/>
            <w:hideMark/>
          </w:tcPr>
          <w:p w14:paraId="180FAB8D" w14:textId="729B90B0" w:rsidR="00C84A24" w:rsidRPr="00383F33" w:rsidRDefault="00E93000" w:rsidP="00383F33">
            <w:pPr>
              <w:spacing w:line="288" w:lineRule="auto"/>
              <w:rPr>
                <w:rFonts w:ascii="Georgia" w:hAnsi="Georgia" w:cstheme="minorHAnsi"/>
                <w:bCs/>
                <w:sz w:val="20"/>
                <w:lang w:val="pt-BR"/>
              </w:rPr>
            </w:pPr>
            <w:r>
              <w:rPr>
                <w:rFonts w:ascii="Georgia" w:hAnsi="Georgia" w:cstheme="minorHAnsi"/>
                <w:bCs/>
                <w:sz w:val="20"/>
                <w:lang w:val="pt-BR"/>
              </w:rPr>
              <w:t>Fundo</w:t>
            </w:r>
            <w:r w:rsidR="00C84A24" w:rsidRPr="00383F33">
              <w:rPr>
                <w:rFonts w:ascii="Georgia" w:hAnsi="Georgia" w:cstheme="minorHAnsi"/>
                <w:bCs/>
                <w:sz w:val="20"/>
                <w:lang w:val="pt-BR"/>
              </w:rPr>
              <w:t xml:space="preserve">: </w:t>
            </w:r>
            <w:r w:rsidR="00CB3AC5" w:rsidRPr="00CB3AC5">
              <w:rPr>
                <w:rFonts w:cs="Arial"/>
                <w:b/>
                <w:lang w:val="pt-BR"/>
              </w:rPr>
              <w:t>M12 FUNDO DE INVESTIMENTO EM DIREITOS CREDITÓRIOS</w:t>
            </w:r>
            <w:r w:rsidR="00CB3AC5" w:rsidRPr="00CB3AC5">
              <w:rPr>
                <w:rFonts w:eastAsia="Cambria" w:cs="Arial"/>
                <w:b/>
                <w:lang w:val="pt-BR"/>
              </w:rPr>
              <w:t xml:space="preserve"> </w:t>
            </w:r>
            <w:r w:rsidR="008E29E4" w:rsidRPr="00383F33">
              <w:rPr>
                <w:rFonts w:ascii="Georgia" w:eastAsia="Cambria" w:hAnsi="Georgia" w:cs="Cambria"/>
                <w:bCs/>
                <w:sz w:val="20"/>
                <w:lang w:val="pt-BR"/>
              </w:rPr>
              <w:t>(“</w:t>
            </w:r>
            <w:r w:rsidR="008E29E4" w:rsidRPr="00383F33">
              <w:rPr>
                <w:rFonts w:ascii="Georgia" w:eastAsia="Cambria" w:hAnsi="Georgia" w:cs="Cambria"/>
                <w:b/>
                <w:sz w:val="20"/>
                <w:lang w:val="pt-BR"/>
              </w:rPr>
              <w:t>Fundo</w:t>
            </w:r>
            <w:r w:rsidR="008E29E4" w:rsidRPr="00383F33">
              <w:rPr>
                <w:rFonts w:ascii="Georgia" w:eastAsia="Cambria" w:hAnsi="Georgia" w:cs="Cambria"/>
                <w:bCs/>
                <w:sz w:val="20"/>
                <w:lang w:val="pt-BR"/>
              </w:rPr>
              <w:t>”)</w:t>
            </w:r>
          </w:p>
        </w:tc>
        <w:tc>
          <w:tcPr>
            <w:tcW w:w="1654" w:type="pct"/>
            <w:tcBorders>
              <w:top w:val="single" w:sz="4" w:space="0" w:color="auto"/>
              <w:left w:val="single" w:sz="4" w:space="0" w:color="auto"/>
              <w:bottom w:val="single" w:sz="4" w:space="0" w:color="auto"/>
              <w:right w:val="single" w:sz="4" w:space="0" w:color="auto"/>
            </w:tcBorders>
            <w:vAlign w:val="center"/>
            <w:hideMark/>
          </w:tcPr>
          <w:p w14:paraId="2C34FB0B" w14:textId="30365887" w:rsidR="00C84A24" w:rsidRPr="00383F33" w:rsidRDefault="00C84A24" w:rsidP="00383F33">
            <w:pPr>
              <w:spacing w:line="288" w:lineRule="auto"/>
              <w:rPr>
                <w:rFonts w:ascii="Georgia" w:hAnsi="Georgia" w:cstheme="minorHAnsi"/>
                <w:bCs/>
                <w:sz w:val="20"/>
                <w:lang w:val="pt-BR"/>
              </w:rPr>
            </w:pPr>
            <w:r w:rsidRPr="00383F33">
              <w:rPr>
                <w:rFonts w:ascii="Georgia" w:hAnsi="Georgia" w:cstheme="minorHAnsi"/>
                <w:bCs/>
                <w:sz w:val="20"/>
                <w:lang w:val="pt-BR"/>
              </w:rPr>
              <w:t xml:space="preserve">CNPJ: </w:t>
            </w:r>
            <w:r w:rsidR="00CB3AC5" w:rsidRPr="00933E32">
              <w:rPr>
                <w:rFonts w:ascii="Georgia" w:eastAsia="Cambria" w:hAnsi="Georgia" w:cs="Cambria"/>
                <w:b/>
                <w:sz w:val="22"/>
                <w:szCs w:val="22"/>
                <w:lang w:val="pt-BR"/>
              </w:rPr>
              <w:t>52.998.078/0001-40</w:t>
            </w:r>
          </w:p>
        </w:tc>
      </w:tr>
    </w:tbl>
    <w:p w14:paraId="7499C5B0" w14:textId="77777777" w:rsidR="00A74AB6" w:rsidRPr="00383F33" w:rsidRDefault="00A74AB6" w:rsidP="00383F33">
      <w:pPr>
        <w:spacing w:line="288" w:lineRule="auto"/>
        <w:rPr>
          <w:rFonts w:ascii="Georgia" w:hAnsi="Georgia" w:cstheme="minorHAnsi"/>
          <w:sz w:val="22"/>
          <w:szCs w:val="22"/>
          <w:lang w:val="pt-BR"/>
        </w:rPr>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70" w:type="dxa"/>
          <w:right w:w="70" w:type="dxa"/>
        </w:tblCellMar>
        <w:tblLook w:val="04A0" w:firstRow="1" w:lastRow="0" w:firstColumn="1" w:lastColumn="0" w:noHBand="0" w:noVBand="1"/>
      </w:tblPr>
      <w:tblGrid>
        <w:gridCol w:w="5682"/>
        <w:gridCol w:w="2534"/>
        <w:gridCol w:w="1521"/>
      </w:tblGrid>
      <w:tr w:rsidR="00A74AB6" w:rsidRPr="00383F33" w14:paraId="2D8AC2AE" w14:textId="77777777" w:rsidTr="00BF0E40">
        <w:trPr>
          <w:cantSplit/>
          <w:trHeight w:val="227"/>
        </w:trPr>
        <w:tc>
          <w:tcPr>
            <w:tcW w:w="2918" w:type="pct"/>
            <w:tcBorders>
              <w:top w:val="single" w:sz="4" w:space="0" w:color="auto"/>
              <w:left w:val="single" w:sz="4" w:space="0" w:color="auto"/>
              <w:bottom w:val="single" w:sz="4" w:space="0" w:color="auto"/>
              <w:right w:val="single" w:sz="4" w:space="0" w:color="auto"/>
            </w:tcBorders>
            <w:vAlign w:val="center"/>
            <w:hideMark/>
          </w:tcPr>
          <w:p w14:paraId="4A41F1F7" w14:textId="33526D43" w:rsidR="00A74AB6" w:rsidRPr="00383F33" w:rsidRDefault="00A74AB6" w:rsidP="00383F33">
            <w:pPr>
              <w:spacing w:line="288" w:lineRule="auto"/>
              <w:rPr>
                <w:rFonts w:ascii="Georgia" w:hAnsi="Georgia" w:cstheme="minorHAnsi"/>
                <w:bCs/>
                <w:sz w:val="20"/>
                <w:lang w:val="pt-BR"/>
              </w:rPr>
            </w:pPr>
            <w:r w:rsidRPr="00383F33">
              <w:rPr>
                <w:rFonts w:ascii="Georgia" w:hAnsi="Georgia" w:cstheme="minorHAnsi"/>
                <w:bCs/>
                <w:sz w:val="20"/>
                <w:lang w:val="pt-BR"/>
              </w:rPr>
              <w:t>Administrador</w:t>
            </w:r>
            <w:r w:rsidR="00BF0E40" w:rsidRPr="00383F33">
              <w:rPr>
                <w:rFonts w:ascii="Georgia" w:hAnsi="Georgia" w:cstheme="minorHAnsi"/>
                <w:bCs/>
                <w:sz w:val="20"/>
                <w:lang w:val="pt-BR"/>
              </w:rPr>
              <w:t xml:space="preserve"> fiduciário</w:t>
            </w:r>
            <w:r w:rsidRPr="00383F33">
              <w:rPr>
                <w:rFonts w:ascii="Georgia" w:hAnsi="Georgia" w:cstheme="minorHAnsi"/>
                <w:bCs/>
                <w:sz w:val="20"/>
                <w:lang w:val="pt-BR"/>
              </w:rPr>
              <w:t xml:space="preserve">: </w:t>
            </w:r>
            <w:r w:rsidR="00553DA9" w:rsidRPr="00383F33">
              <w:rPr>
                <w:rFonts w:ascii="Georgia" w:hAnsi="Georgia" w:cstheme="minorHAnsi"/>
                <w:b/>
                <w:sz w:val="20"/>
                <w:lang w:val="pt-BR"/>
              </w:rPr>
              <w:t>BANCO DAYCOVAL S.A.</w:t>
            </w:r>
            <w:r w:rsidR="008E29E4" w:rsidRPr="00383F33">
              <w:rPr>
                <w:rFonts w:ascii="Georgia" w:hAnsi="Georgia" w:cstheme="minorHAnsi"/>
                <w:b/>
                <w:sz w:val="20"/>
                <w:lang w:val="pt-BR"/>
              </w:rPr>
              <w:t xml:space="preserve"> </w:t>
            </w:r>
            <w:r w:rsidR="008E29E4" w:rsidRPr="00383F33">
              <w:rPr>
                <w:rFonts w:ascii="Georgia" w:hAnsi="Georgia" w:cstheme="minorHAnsi"/>
                <w:bCs/>
                <w:sz w:val="20"/>
                <w:lang w:val="pt-BR"/>
              </w:rPr>
              <w:t>(“</w:t>
            </w:r>
            <w:r w:rsidR="008E29E4" w:rsidRPr="00383F33">
              <w:rPr>
                <w:rFonts w:ascii="Georgia" w:hAnsi="Georgia" w:cstheme="minorHAnsi"/>
                <w:b/>
                <w:sz w:val="20"/>
                <w:lang w:val="pt-BR"/>
              </w:rPr>
              <w:t>Administradora</w:t>
            </w:r>
            <w:r w:rsidR="008E29E4" w:rsidRPr="00383F33">
              <w:rPr>
                <w:rFonts w:ascii="Georgia" w:hAnsi="Georgia" w:cstheme="minorHAnsi"/>
                <w:bCs/>
                <w:sz w:val="20"/>
                <w:lang w:val="pt-BR"/>
              </w:rPr>
              <w:t>”)</w:t>
            </w:r>
          </w:p>
        </w:tc>
        <w:tc>
          <w:tcPr>
            <w:tcW w:w="2082" w:type="pct"/>
            <w:gridSpan w:val="2"/>
            <w:tcBorders>
              <w:top w:val="single" w:sz="4" w:space="0" w:color="auto"/>
              <w:left w:val="single" w:sz="4" w:space="0" w:color="auto"/>
              <w:bottom w:val="single" w:sz="4" w:space="0" w:color="auto"/>
              <w:right w:val="single" w:sz="4" w:space="0" w:color="auto"/>
            </w:tcBorders>
            <w:vAlign w:val="center"/>
            <w:hideMark/>
          </w:tcPr>
          <w:p w14:paraId="5EEC627A" w14:textId="77777777" w:rsidR="00A74AB6" w:rsidRPr="00383F33" w:rsidRDefault="00A74AB6" w:rsidP="00383F33">
            <w:pPr>
              <w:pStyle w:val="Cabealho"/>
              <w:tabs>
                <w:tab w:val="left" w:pos="708"/>
              </w:tabs>
              <w:spacing w:line="288" w:lineRule="auto"/>
              <w:jc w:val="left"/>
              <w:rPr>
                <w:rFonts w:ascii="Georgia" w:hAnsi="Georgia" w:cstheme="minorHAnsi"/>
                <w:bCs/>
                <w:sz w:val="20"/>
                <w:lang w:val="pt-BR"/>
              </w:rPr>
            </w:pPr>
            <w:r w:rsidRPr="00383F33">
              <w:rPr>
                <w:rFonts w:ascii="Georgia" w:hAnsi="Georgia" w:cstheme="minorHAnsi"/>
                <w:bCs/>
                <w:sz w:val="20"/>
                <w:lang w:val="pt-BR"/>
              </w:rPr>
              <w:t>CNPJ: 62.232.889/0001-90</w:t>
            </w:r>
          </w:p>
        </w:tc>
      </w:tr>
      <w:tr w:rsidR="00A74AB6" w:rsidRPr="00383F33" w14:paraId="52959C46" w14:textId="77777777" w:rsidTr="00BF0E40">
        <w:trPr>
          <w:trHeight w:val="227"/>
        </w:trPr>
        <w:tc>
          <w:tcPr>
            <w:tcW w:w="2918" w:type="pct"/>
            <w:tcBorders>
              <w:top w:val="single" w:sz="4" w:space="0" w:color="auto"/>
              <w:left w:val="single" w:sz="4" w:space="0" w:color="auto"/>
              <w:bottom w:val="single" w:sz="4" w:space="0" w:color="auto"/>
              <w:right w:val="single" w:sz="4" w:space="0" w:color="auto"/>
            </w:tcBorders>
            <w:vAlign w:val="center"/>
            <w:hideMark/>
          </w:tcPr>
          <w:p w14:paraId="3F5B5751" w14:textId="6843D65E" w:rsidR="00A74AB6" w:rsidRPr="00383F33" w:rsidRDefault="00A74AB6" w:rsidP="00383F33">
            <w:pPr>
              <w:pStyle w:val="Cabealho"/>
              <w:tabs>
                <w:tab w:val="left" w:pos="708"/>
              </w:tabs>
              <w:spacing w:line="288" w:lineRule="auto"/>
              <w:rPr>
                <w:rFonts w:ascii="Georgia" w:hAnsi="Georgia" w:cstheme="minorHAnsi"/>
                <w:bCs/>
                <w:sz w:val="20"/>
                <w:lang w:val="pt-BR"/>
              </w:rPr>
            </w:pPr>
            <w:r w:rsidRPr="00383F33">
              <w:rPr>
                <w:rFonts w:ascii="Georgia" w:hAnsi="Georgia" w:cstheme="minorHAnsi"/>
                <w:bCs/>
                <w:sz w:val="20"/>
                <w:lang w:val="pt-BR"/>
              </w:rPr>
              <w:t>Endereço: Avenida Paulista</w:t>
            </w:r>
            <w:r w:rsidR="00553DA9" w:rsidRPr="00383F33">
              <w:rPr>
                <w:rFonts w:ascii="Georgia" w:hAnsi="Georgia" w:cstheme="minorHAnsi"/>
                <w:bCs/>
                <w:sz w:val="20"/>
                <w:lang w:val="pt-BR"/>
              </w:rPr>
              <w:t xml:space="preserve">, </w:t>
            </w:r>
            <w:r w:rsidRPr="00383F33">
              <w:rPr>
                <w:rFonts w:ascii="Georgia" w:hAnsi="Georgia" w:cstheme="minorHAnsi"/>
                <w:bCs/>
                <w:sz w:val="20"/>
                <w:lang w:val="pt-BR"/>
              </w:rPr>
              <w:t>nº</w:t>
            </w:r>
            <w:r w:rsidR="00553DA9" w:rsidRPr="00383F33">
              <w:rPr>
                <w:rFonts w:ascii="Georgia" w:hAnsi="Georgia" w:cstheme="minorHAnsi"/>
                <w:bCs/>
                <w:sz w:val="20"/>
                <w:lang w:val="pt-BR"/>
              </w:rPr>
              <w:t> </w:t>
            </w:r>
            <w:r w:rsidRPr="00383F33">
              <w:rPr>
                <w:rFonts w:ascii="Georgia" w:hAnsi="Georgia" w:cstheme="minorHAnsi"/>
                <w:bCs/>
                <w:sz w:val="20"/>
                <w:lang w:val="pt-BR"/>
              </w:rPr>
              <w:t>1</w:t>
            </w:r>
            <w:r w:rsidR="00C044E9" w:rsidRPr="00383F33">
              <w:rPr>
                <w:rFonts w:ascii="Georgia" w:hAnsi="Georgia" w:cstheme="minorHAnsi"/>
                <w:bCs/>
                <w:sz w:val="20"/>
                <w:lang w:val="pt-BR"/>
              </w:rPr>
              <w:t>.</w:t>
            </w:r>
            <w:r w:rsidRPr="00383F33">
              <w:rPr>
                <w:rFonts w:ascii="Georgia" w:hAnsi="Georgia" w:cstheme="minorHAnsi"/>
                <w:bCs/>
                <w:sz w:val="20"/>
                <w:lang w:val="pt-BR"/>
              </w:rPr>
              <w:t>793, Bela Vista</w:t>
            </w:r>
            <w:r w:rsidR="00553DA9" w:rsidRPr="00383F33">
              <w:rPr>
                <w:rFonts w:ascii="Georgia" w:hAnsi="Georgia" w:cstheme="minorHAnsi"/>
                <w:bCs/>
                <w:sz w:val="20"/>
                <w:lang w:val="pt-BR"/>
              </w:rPr>
              <w:t xml:space="preserve">, </w:t>
            </w:r>
            <w:r w:rsidR="00553DA9" w:rsidRPr="00383F33">
              <w:rPr>
                <w:rFonts w:ascii="Georgia" w:hAnsi="Georgia"/>
                <w:sz w:val="20"/>
                <w:lang w:val="pt-BR"/>
              </w:rPr>
              <w:t>CEP 01311-200</w:t>
            </w:r>
          </w:p>
        </w:tc>
        <w:tc>
          <w:tcPr>
            <w:tcW w:w="1301" w:type="pct"/>
            <w:tcBorders>
              <w:top w:val="single" w:sz="4" w:space="0" w:color="auto"/>
              <w:left w:val="single" w:sz="4" w:space="0" w:color="auto"/>
              <w:bottom w:val="single" w:sz="4" w:space="0" w:color="auto"/>
              <w:right w:val="single" w:sz="4" w:space="0" w:color="auto"/>
            </w:tcBorders>
            <w:vAlign w:val="center"/>
            <w:hideMark/>
          </w:tcPr>
          <w:p w14:paraId="2E318A8E" w14:textId="77777777" w:rsidR="00A74AB6" w:rsidRPr="00383F33" w:rsidRDefault="00A74AB6" w:rsidP="00383F33">
            <w:pPr>
              <w:spacing w:line="288" w:lineRule="auto"/>
              <w:jc w:val="left"/>
              <w:rPr>
                <w:rFonts w:ascii="Georgia" w:hAnsi="Georgia" w:cstheme="minorHAnsi"/>
                <w:bCs/>
                <w:sz w:val="20"/>
                <w:lang w:val="pt-BR"/>
              </w:rPr>
            </w:pPr>
            <w:r w:rsidRPr="00383F33">
              <w:rPr>
                <w:rFonts w:ascii="Georgia" w:hAnsi="Georgia" w:cstheme="minorHAnsi"/>
                <w:bCs/>
                <w:sz w:val="20"/>
                <w:lang w:val="pt-BR"/>
              </w:rPr>
              <w:t>Cidade: São Paulo</w:t>
            </w:r>
          </w:p>
        </w:tc>
        <w:tc>
          <w:tcPr>
            <w:tcW w:w="781" w:type="pct"/>
            <w:tcBorders>
              <w:top w:val="single" w:sz="4" w:space="0" w:color="auto"/>
              <w:left w:val="single" w:sz="4" w:space="0" w:color="auto"/>
              <w:bottom w:val="single" w:sz="4" w:space="0" w:color="auto"/>
              <w:right w:val="single" w:sz="4" w:space="0" w:color="auto"/>
            </w:tcBorders>
            <w:vAlign w:val="center"/>
            <w:hideMark/>
          </w:tcPr>
          <w:p w14:paraId="3D9D320B" w14:textId="77777777" w:rsidR="00A74AB6" w:rsidRPr="00383F33" w:rsidRDefault="00A74AB6" w:rsidP="00383F33">
            <w:pPr>
              <w:spacing w:line="288" w:lineRule="auto"/>
              <w:jc w:val="left"/>
              <w:rPr>
                <w:rFonts w:ascii="Georgia" w:hAnsi="Georgia" w:cstheme="minorHAnsi"/>
                <w:bCs/>
                <w:sz w:val="20"/>
                <w:lang w:val="pt-BR"/>
              </w:rPr>
            </w:pPr>
            <w:r w:rsidRPr="00383F33">
              <w:rPr>
                <w:rFonts w:ascii="Georgia" w:hAnsi="Georgia" w:cstheme="minorHAnsi"/>
                <w:bCs/>
                <w:sz w:val="20"/>
                <w:lang w:val="pt-BR"/>
              </w:rPr>
              <w:t>UF: SP</w:t>
            </w:r>
          </w:p>
        </w:tc>
      </w:tr>
    </w:tbl>
    <w:p w14:paraId="5098FFD2" w14:textId="77777777" w:rsidR="00A74AB6" w:rsidRPr="00383F33" w:rsidRDefault="00A74AB6" w:rsidP="00383F33">
      <w:pPr>
        <w:spacing w:line="288" w:lineRule="auto"/>
        <w:rPr>
          <w:rFonts w:ascii="Georgia" w:hAnsi="Georgia" w:cstheme="minorHAnsi"/>
          <w:sz w:val="22"/>
          <w:szCs w:val="22"/>
          <w:lang w:val="pt-BR"/>
        </w:rPr>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70" w:type="dxa"/>
          <w:right w:w="70" w:type="dxa"/>
        </w:tblCellMar>
        <w:tblLook w:val="04A0" w:firstRow="1" w:lastRow="0" w:firstColumn="1" w:lastColumn="0" w:noHBand="0" w:noVBand="1"/>
      </w:tblPr>
      <w:tblGrid>
        <w:gridCol w:w="5682"/>
        <w:gridCol w:w="2534"/>
        <w:gridCol w:w="1521"/>
      </w:tblGrid>
      <w:tr w:rsidR="00CB3AC5" w:rsidRPr="00383F33" w14:paraId="7D5AA653" w14:textId="77777777" w:rsidTr="00B7433E">
        <w:trPr>
          <w:cantSplit/>
          <w:trHeight w:val="227"/>
        </w:trPr>
        <w:tc>
          <w:tcPr>
            <w:tcW w:w="2918" w:type="pct"/>
            <w:tcBorders>
              <w:top w:val="single" w:sz="4" w:space="0" w:color="auto"/>
              <w:left w:val="single" w:sz="4" w:space="0" w:color="auto"/>
              <w:bottom w:val="single" w:sz="4" w:space="0" w:color="auto"/>
              <w:right w:val="single" w:sz="4" w:space="0" w:color="auto"/>
            </w:tcBorders>
            <w:hideMark/>
          </w:tcPr>
          <w:p w14:paraId="666789E2" w14:textId="103FB04F" w:rsidR="00CB3AC5" w:rsidRPr="00383F33" w:rsidRDefault="00CB3AC5" w:rsidP="00CB3AC5">
            <w:pPr>
              <w:spacing w:line="288" w:lineRule="auto"/>
              <w:rPr>
                <w:rFonts w:ascii="Georgia" w:hAnsi="Georgia" w:cstheme="minorHAnsi"/>
                <w:bCs/>
                <w:sz w:val="20"/>
                <w:lang w:val="pt-BR"/>
              </w:rPr>
            </w:pPr>
            <w:r w:rsidRPr="00CB3AC5">
              <w:rPr>
                <w:lang w:val="pt-BR"/>
              </w:rPr>
              <w:t xml:space="preserve">Gestor: AURUM GESTÃO DE PATRIMÔNIO LTDA.  </w:t>
            </w:r>
            <w:r w:rsidRPr="00CB3AC5">
              <w:rPr>
                <w:b/>
                <w:bCs/>
              </w:rPr>
              <w:t>(“</w:t>
            </w:r>
            <w:proofErr w:type="spellStart"/>
            <w:r w:rsidRPr="00CB3AC5">
              <w:rPr>
                <w:b/>
                <w:bCs/>
              </w:rPr>
              <w:t>Gestora</w:t>
            </w:r>
            <w:proofErr w:type="spellEnd"/>
            <w:r w:rsidRPr="00CB3AC5">
              <w:rPr>
                <w:b/>
                <w:bCs/>
              </w:rPr>
              <w:t>”)</w:t>
            </w:r>
          </w:p>
        </w:tc>
        <w:tc>
          <w:tcPr>
            <w:tcW w:w="2082" w:type="pct"/>
            <w:gridSpan w:val="2"/>
            <w:tcBorders>
              <w:top w:val="single" w:sz="4" w:space="0" w:color="auto"/>
              <w:left w:val="single" w:sz="4" w:space="0" w:color="auto"/>
              <w:bottom w:val="single" w:sz="4" w:space="0" w:color="auto"/>
              <w:right w:val="single" w:sz="4" w:space="0" w:color="auto"/>
            </w:tcBorders>
            <w:hideMark/>
          </w:tcPr>
          <w:p w14:paraId="2D219B96" w14:textId="31F45948" w:rsidR="00CB3AC5" w:rsidRPr="00383F33" w:rsidRDefault="00CB3AC5" w:rsidP="00CB3AC5">
            <w:pPr>
              <w:pStyle w:val="Cabealho"/>
              <w:tabs>
                <w:tab w:val="left" w:pos="708"/>
              </w:tabs>
              <w:spacing w:line="288" w:lineRule="auto"/>
              <w:jc w:val="left"/>
              <w:rPr>
                <w:rFonts w:ascii="Georgia" w:hAnsi="Georgia" w:cstheme="minorHAnsi"/>
                <w:bCs/>
                <w:sz w:val="20"/>
                <w:lang w:val="pt-BR"/>
              </w:rPr>
            </w:pPr>
            <w:r w:rsidRPr="004F6B64">
              <w:t>CNPJ: 33.534.220/0001-54</w:t>
            </w:r>
          </w:p>
        </w:tc>
      </w:tr>
      <w:tr w:rsidR="00CB3AC5" w:rsidRPr="00383F33" w14:paraId="61D954C8" w14:textId="77777777" w:rsidTr="00B7433E">
        <w:trPr>
          <w:trHeight w:val="227"/>
        </w:trPr>
        <w:tc>
          <w:tcPr>
            <w:tcW w:w="2918" w:type="pct"/>
            <w:tcBorders>
              <w:top w:val="single" w:sz="4" w:space="0" w:color="auto"/>
              <w:left w:val="single" w:sz="4" w:space="0" w:color="auto"/>
              <w:bottom w:val="single" w:sz="4" w:space="0" w:color="auto"/>
              <w:right w:val="single" w:sz="4" w:space="0" w:color="auto"/>
            </w:tcBorders>
            <w:hideMark/>
          </w:tcPr>
          <w:p w14:paraId="19ABC061" w14:textId="7B6A5638" w:rsidR="00CB3AC5" w:rsidRPr="00383F33" w:rsidRDefault="00CB3AC5" w:rsidP="00CB3AC5">
            <w:pPr>
              <w:pStyle w:val="Cabealho"/>
              <w:tabs>
                <w:tab w:val="left" w:pos="708"/>
              </w:tabs>
              <w:spacing w:line="288" w:lineRule="auto"/>
              <w:rPr>
                <w:rFonts w:ascii="Georgia" w:hAnsi="Georgia" w:cstheme="minorHAnsi"/>
                <w:bCs/>
                <w:sz w:val="20"/>
                <w:lang w:val="pt-BR"/>
              </w:rPr>
            </w:pPr>
            <w:r w:rsidRPr="00CB3AC5">
              <w:rPr>
                <w:lang w:val="pt-BR"/>
              </w:rPr>
              <w:t xml:space="preserve">Endereço: Avenida Brigadeiro Faria Lima, nº 4440, 11º andar, Itaim Bibi, CEP 04538-132 </w:t>
            </w:r>
          </w:p>
        </w:tc>
        <w:tc>
          <w:tcPr>
            <w:tcW w:w="1301" w:type="pct"/>
            <w:tcBorders>
              <w:top w:val="single" w:sz="4" w:space="0" w:color="auto"/>
              <w:left w:val="single" w:sz="4" w:space="0" w:color="auto"/>
              <w:bottom w:val="single" w:sz="4" w:space="0" w:color="auto"/>
              <w:right w:val="single" w:sz="4" w:space="0" w:color="auto"/>
            </w:tcBorders>
            <w:hideMark/>
          </w:tcPr>
          <w:p w14:paraId="6D001763" w14:textId="2E7BC079" w:rsidR="00CB3AC5" w:rsidRPr="00383F33" w:rsidRDefault="00CB3AC5" w:rsidP="00CB3AC5">
            <w:pPr>
              <w:spacing w:line="288" w:lineRule="auto"/>
              <w:jc w:val="left"/>
              <w:rPr>
                <w:rFonts w:ascii="Georgia" w:hAnsi="Georgia" w:cstheme="minorHAnsi"/>
                <w:bCs/>
                <w:sz w:val="20"/>
                <w:lang w:val="pt-BR"/>
              </w:rPr>
            </w:pPr>
            <w:r w:rsidRPr="004F6B64">
              <w:t>Cidade: São Paulo</w:t>
            </w:r>
          </w:p>
        </w:tc>
        <w:tc>
          <w:tcPr>
            <w:tcW w:w="781" w:type="pct"/>
            <w:tcBorders>
              <w:top w:val="single" w:sz="4" w:space="0" w:color="auto"/>
              <w:left w:val="single" w:sz="4" w:space="0" w:color="auto"/>
              <w:bottom w:val="single" w:sz="4" w:space="0" w:color="auto"/>
              <w:right w:val="single" w:sz="4" w:space="0" w:color="auto"/>
            </w:tcBorders>
            <w:hideMark/>
          </w:tcPr>
          <w:p w14:paraId="378E1C1D" w14:textId="289B89AC" w:rsidR="00CB3AC5" w:rsidRPr="00383F33" w:rsidRDefault="00CB3AC5" w:rsidP="00CB3AC5">
            <w:pPr>
              <w:spacing w:line="288" w:lineRule="auto"/>
              <w:jc w:val="left"/>
              <w:rPr>
                <w:rFonts w:ascii="Georgia" w:hAnsi="Georgia" w:cstheme="minorHAnsi"/>
                <w:bCs/>
                <w:sz w:val="20"/>
                <w:lang w:val="pt-BR"/>
              </w:rPr>
            </w:pPr>
            <w:r w:rsidRPr="004F6B64">
              <w:t>UF: SP</w:t>
            </w:r>
          </w:p>
        </w:tc>
      </w:tr>
    </w:tbl>
    <w:p w14:paraId="671F8690" w14:textId="77777777" w:rsidR="007E3920" w:rsidRDefault="007E3920" w:rsidP="00383F33">
      <w:pPr>
        <w:pStyle w:val="Ttulo"/>
        <w:keepNext/>
        <w:widowControl/>
        <w:spacing w:line="288" w:lineRule="auto"/>
        <w:contextualSpacing w:val="0"/>
      </w:pPr>
    </w:p>
    <w:p w14:paraId="189B05B1" w14:textId="1E881F25" w:rsidR="00A74AB6" w:rsidRPr="00383F33" w:rsidRDefault="00A74AB6" w:rsidP="00383F33">
      <w:pPr>
        <w:pStyle w:val="Ttulo"/>
        <w:keepNext/>
        <w:widowControl/>
        <w:spacing w:line="288" w:lineRule="auto"/>
        <w:contextualSpacing w:val="0"/>
      </w:pPr>
      <w:r w:rsidRPr="00383F33">
        <w:t>Características da Emissão</w:t>
      </w:r>
    </w:p>
    <w:tbl>
      <w:tblPr>
        <w:tblW w:w="5000" w:type="pct"/>
        <w:jc w:val="center"/>
        <w:tblBorders>
          <w:top w:val="single" w:sz="4" w:space="0" w:color="auto"/>
          <w:left w:val="single" w:sz="4" w:space="0" w:color="auto"/>
          <w:bottom w:val="single" w:sz="4" w:space="0" w:color="auto"/>
          <w:right w:val="single" w:sz="4" w:space="0" w:color="auto"/>
        </w:tblBorders>
        <w:tblCellMar>
          <w:left w:w="70" w:type="dxa"/>
          <w:right w:w="70" w:type="dxa"/>
        </w:tblCellMar>
        <w:tblLook w:val="04A0" w:firstRow="1" w:lastRow="0" w:firstColumn="1" w:lastColumn="0" w:noHBand="0" w:noVBand="1"/>
      </w:tblPr>
      <w:tblGrid>
        <w:gridCol w:w="9737"/>
      </w:tblGrid>
      <w:tr w:rsidR="00A74AB6" w:rsidRPr="00861848" w14:paraId="49E0CA9F" w14:textId="77777777" w:rsidTr="007F3071">
        <w:trPr>
          <w:trHeight w:val="416"/>
          <w:jc w:val="center"/>
        </w:trPr>
        <w:tc>
          <w:tcPr>
            <w:tcW w:w="5000" w:type="pct"/>
            <w:tcBorders>
              <w:top w:val="single" w:sz="4" w:space="0" w:color="auto"/>
              <w:left w:val="single" w:sz="4" w:space="0" w:color="auto"/>
              <w:bottom w:val="single" w:sz="4" w:space="0" w:color="auto"/>
              <w:right w:val="single" w:sz="4" w:space="0" w:color="auto"/>
            </w:tcBorders>
            <w:hideMark/>
          </w:tcPr>
          <w:p w14:paraId="243DA117" w14:textId="178A107C" w:rsidR="007F3071" w:rsidRPr="00383F33" w:rsidRDefault="009A24E4" w:rsidP="00383F33">
            <w:pPr>
              <w:spacing w:line="288" w:lineRule="auto"/>
              <w:rPr>
                <w:rFonts w:ascii="Georgia" w:hAnsi="Georgia" w:cstheme="minorHAnsi"/>
                <w:sz w:val="20"/>
                <w:lang w:val="pt-BR"/>
              </w:rPr>
            </w:pPr>
            <w:r w:rsidRPr="00383F33">
              <w:rPr>
                <w:rFonts w:ascii="Georgia" w:hAnsi="Georgia" w:cstheme="minorHAnsi"/>
                <w:sz w:val="20"/>
                <w:lang w:val="pt-BR"/>
              </w:rPr>
              <w:t>Es</w:t>
            </w:r>
            <w:r w:rsidR="00DD34A8" w:rsidRPr="00383F33">
              <w:rPr>
                <w:rFonts w:ascii="Georgia" w:hAnsi="Georgia" w:cstheme="minorHAnsi"/>
                <w:sz w:val="20"/>
                <w:lang w:val="pt-BR"/>
              </w:rPr>
              <w:t>t</w:t>
            </w:r>
            <w:r w:rsidRPr="00383F33">
              <w:rPr>
                <w:rFonts w:ascii="Georgia" w:hAnsi="Georgia" w:cstheme="minorHAnsi"/>
                <w:sz w:val="20"/>
                <w:lang w:val="pt-BR"/>
              </w:rPr>
              <w:t xml:space="preserve">e </w:t>
            </w:r>
            <w:r w:rsidR="002A2DA5" w:rsidRPr="00383F33">
              <w:rPr>
                <w:rFonts w:ascii="Georgia" w:hAnsi="Georgia" w:cstheme="minorHAnsi"/>
                <w:sz w:val="20"/>
                <w:lang w:val="pt-BR"/>
              </w:rPr>
              <w:t>boletim de subscrição (“</w:t>
            </w:r>
            <w:r w:rsidR="002A2DA5" w:rsidRPr="00383F33">
              <w:rPr>
                <w:rFonts w:ascii="Georgia" w:hAnsi="Georgia" w:cstheme="minorHAnsi"/>
                <w:b/>
                <w:bCs/>
                <w:sz w:val="20"/>
                <w:lang w:val="pt-BR"/>
              </w:rPr>
              <w:t>Boletim de Subscrição</w:t>
            </w:r>
            <w:r w:rsidR="002A2DA5" w:rsidRPr="00383F33">
              <w:rPr>
                <w:rFonts w:ascii="Georgia" w:hAnsi="Georgia" w:cstheme="minorHAnsi"/>
                <w:sz w:val="20"/>
                <w:lang w:val="pt-BR"/>
              </w:rPr>
              <w:t xml:space="preserve">”) </w:t>
            </w:r>
            <w:r w:rsidR="008E29E4" w:rsidRPr="00383F33">
              <w:rPr>
                <w:rFonts w:ascii="Georgia" w:hAnsi="Georgia" w:cstheme="minorHAnsi"/>
                <w:sz w:val="20"/>
                <w:lang w:val="pt-BR"/>
              </w:rPr>
              <w:t xml:space="preserve">se </w:t>
            </w:r>
            <w:r w:rsidRPr="00383F33">
              <w:rPr>
                <w:rFonts w:ascii="Georgia" w:hAnsi="Georgia" w:cstheme="minorHAnsi"/>
                <w:sz w:val="20"/>
                <w:lang w:val="pt-BR"/>
              </w:rPr>
              <w:t>refere à</w:t>
            </w:r>
            <w:r w:rsidR="008E29E4" w:rsidRPr="00383F33">
              <w:rPr>
                <w:rFonts w:ascii="Georgia" w:hAnsi="Georgia" w:cstheme="minorHAnsi"/>
                <w:sz w:val="20"/>
                <w:lang w:val="pt-BR"/>
              </w:rPr>
              <w:t>s</w:t>
            </w:r>
            <w:r w:rsidRPr="00383F33">
              <w:rPr>
                <w:rFonts w:ascii="Georgia" w:hAnsi="Georgia" w:cstheme="minorHAnsi"/>
                <w:sz w:val="20"/>
                <w:lang w:val="pt-BR"/>
              </w:rPr>
              <w:t xml:space="preserve"> cotas</w:t>
            </w:r>
            <w:r w:rsidR="003F0E55">
              <w:rPr>
                <w:rFonts w:ascii="Georgia" w:hAnsi="Georgia" w:cstheme="minorHAnsi"/>
                <w:sz w:val="20"/>
                <w:lang w:val="pt-BR"/>
              </w:rPr>
              <w:t xml:space="preserve"> de classe única</w:t>
            </w:r>
            <w:r w:rsidRPr="00383F33">
              <w:rPr>
                <w:rFonts w:ascii="Georgia" w:hAnsi="Georgia" w:cstheme="minorHAnsi"/>
                <w:sz w:val="20"/>
                <w:lang w:val="pt-BR"/>
              </w:rPr>
              <w:t xml:space="preserve"> </w:t>
            </w:r>
            <w:bookmarkStart w:id="10" w:name="_Hlk131515088"/>
            <w:r w:rsidR="00464BFB" w:rsidRPr="00383F33">
              <w:rPr>
                <w:rFonts w:ascii="Georgia" w:hAnsi="Georgia" w:cs="Arial"/>
                <w:sz w:val="20"/>
                <w:lang w:val="pt-BR"/>
              </w:rPr>
              <w:t xml:space="preserve">da </w:t>
            </w:r>
            <w:r w:rsidR="00CB3AC5">
              <w:rPr>
                <w:rFonts w:ascii="Georgia" w:hAnsi="Georgia" w:cs="Arial"/>
                <w:sz w:val="20"/>
                <w:lang w:val="pt-BR"/>
              </w:rPr>
              <w:t>1</w:t>
            </w:r>
            <w:r w:rsidR="00A75280" w:rsidRPr="00383F33">
              <w:rPr>
                <w:rFonts w:ascii="Georgia" w:hAnsi="Georgia" w:cs="Arial"/>
                <w:sz w:val="20"/>
                <w:lang w:val="pt-BR"/>
              </w:rPr>
              <w:t>ª (</w:t>
            </w:r>
            <w:r w:rsidR="00A0592C">
              <w:rPr>
                <w:rFonts w:ascii="Georgia" w:hAnsi="Georgia" w:cs="Arial"/>
                <w:sz w:val="20"/>
                <w:lang w:val="pt-BR"/>
              </w:rPr>
              <w:t>Primeira</w:t>
            </w:r>
            <w:r w:rsidR="00A75280" w:rsidRPr="00383F33">
              <w:rPr>
                <w:rFonts w:ascii="Georgia" w:hAnsi="Georgia" w:cs="Arial"/>
                <w:sz w:val="20"/>
                <w:lang w:val="pt-BR"/>
              </w:rPr>
              <w:t xml:space="preserve">) </w:t>
            </w:r>
            <w:r w:rsidR="00464BFB" w:rsidRPr="00383F33">
              <w:rPr>
                <w:rFonts w:ascii="Georgia" w:hAnsi="Georgia" w:cs="Arial"/>
                <w:sz w:val="20"/>
                <w:lang w:val="pt-BR"/>
              </w:rPr>
              <w:t>emissão do Fundo</w:t>
            </w:r>
            <w:r w:rsidR="00464BFB" w:rsidRPr="00383F33">
              <w:rPr>
                <w:rFonts w:ascii="Georgia" w:hAnsi="Georgia" w:cstheme="minorHAnsi"/>
                <w:sz w:val="20"/>
                <w:lang w:val="pt-BR"/>
              </w:rPr>
              <w:t xml:space="preserve"> </w:t>
            </w:r>
            <w:bookmarkEnd w:id="10"/>
            <w:r w:rsidRPr="00383F33">
              <w:rPr>
                <w:rFonts w:ascii="Georgia" w:hAnsi="Georgia" w:cstheme="minorHAnsi"/>
                <w:sz w:val="20"/>
                <w:lang w:val="pt-BR"/>
              </w:rPr>
              <w:t>(“</w:t>
            </w:r>
            <w:r w:rsidR="009251DD" w:rsidRPr="00383F33">
              <w:rPr>
                <w:rFonts w:ascii="Georgia" w:hAnsi="Georgia" w:cstheme="minorHAnsi"/>
                <w:b/>
                <w:bCs/>
                <w:sz w:val="20"/>
                <w:lang w:val="pt-BR"/>
              </w:rPr>
              <w:t>Cota</w:t>
            </w:r>
            <w:r w:rsidR="00166504" w:rsidRPr="00383F33">
              <w:rPr>
                <w:rFonts w:ascii="Georgia" w:hAnsi="Georgia" w:cstheme="minorHAnsi"/>
                <w:b/>
                <w:bCs/>
                <w:sz w:val="20"/>
                <w:lang w:val="pt-BR"/>
              </w:rPr>
              <w:t>s</w:t>
            </w:r>
            <w:r w:rsidRPr="00383F33">
              <w:rPr>
                <w:rFonts w:ascii="Georgia" w:hAnsi="Georgia" w:cstheme="minorHAnsi"/>
                <w:sz w:val="20"/>
                <w:lang w:val="pt-BR"/>
              </w:rPr>
              <w:t>”)</w:t>
            </w:r>
            <w:r w:rsidR="00464BFB" w:rsidRPr="00383F33">
              <w:rPr>
                <w:rFonts w:ascii="Georgia" w:hAnsi="Georgia" w:cstheme="minorHAnsi"/>
                <w:sz w:val="20"/>
                <w:lang w:val="pt-BR"/>
              </w:rPr>
              <w:t>. O Fundo foi</w:t>
            </w:r>
            <w:r w:rsidR="00A74AB6" w:rsidRPr="00383F33">
              <w:rPr>
                <w:rFonts w:ascii="Georgia" w:hAnsi="Georgia" w:cstheme="minorHAnsi"/>
                <w:sz w:val="20"/>
                <w:lang w:val="pt-BR"/>
              </w:rPr>
              <w:t xml:space="preserve"> constituído sob a forma de condomínio </w:t>
            </w:r>
            <w:r w:rsidR="00C53C32">
              <w:rPr>
                <w:rFonts w:ascii="Georgia" w:hAnsi="Georgia" w:cstheme="minorHAnsi"/>
                <w:sz w:val="20"/>
                <w:lang w:val="pt-BR"/>
              </w:rPr>
              <w:t>de natureza especial</w:t>
            </w:r>
            <w:r w:rsidR="00A74AB6" w:rsidRPr="00383F33">
              <w:rPr>
                <w:rFonts w:ascii="Georgia" w:hAnsi="Georgia" w:cstheme="minorHAnsi"/>
                <w:sz w:val="20"/>
                <w:lang w:val="pt-BR"/>
              </w:rPr>
              <w:t xml:space="preserve">, </w:t>
            </w:r>
            <w:r w:rsidR="009F678F" w:rsidRPr="009F678F">
              <w:rPr>
                <w:rFonts w:ascii="Georgia" w:hAnsi="Georgia" w:cstheme="minorHAnsi"/>
                <w:sz w:val="20"/>
                <w:lang w:val="pt-BR"/>
              </w:rPr>
              <w:t>em classe única</w:t>
            </w:r>
            <w:r w:rsidR="009F678F">
              <w:rPr>
                <w:rFonts w:ascii="Georgia" w:hAnsi="Georgia" w:cstheme="minorHAnsi"/>
                <w:sz w:val="20"/>
                <w:lang w:val="pt-BR"/>
              </w:rPr>
              <w:t xml:space="preserve"> fechada, </w:t>
            </w:r>
            <w:r w:rsidR="00464BFB" w:rsidRPr="00383F33">
              <w:rPr>
                <w:rFonts w:ascii="Georgia" w:hAnsi="Georgia" w:cstheme="minorHAnsi"/>
                <w:sz w:val="20"/>
                <w:lang w:val="pt-BR"/>
              </w:rPr>
              <w:t>nos termos da Resolução CMN nº 2.907, de 29 de novembro de 2001, da</w:t>
            </w:r>
            <w:r w:rsidR="00552CB0">
              <w:rPr>
                <w:rFonts w:ascii="Georgia" w:hAnsi="Georgia" w:cstheme="minorHAnsi"/>
                <w:sz w:val="20"/>
                <w:lang w:val="pt-BR"/>
              </w:rPr>
              <w:t xml:space="preserve"> Resolução</w:t>
            </w:r>
            <w:r w:rsidR="00464BFB" w:rsidRPr="00383F33">
              <w:rPr>
                <w:rFonts w:ascii="Georgia" w:hAnsi="Georgia" w:cstheme="minorHAnsi"/>
                <w:sz w:val="20"/>
                <w:lang w:val="pt-BR"/>
              </w:rPr>
              <w:t xml:space="preserve"> CVM nº </w:t>
            </w:r>
            <w:r w:rsidR="00552CB0">
              <w:rPr>
                <w:rFonts w:ascii="Georgia" w:hAnsi="Georgia" w:cstheme="minorHAnsi"/>
                <w:sz w:val="20"/>
                <w:lang w:val="pt-BR"/>
              </w:rPr>
              <w:t>175</w:t>
            </w:r>
            <w:r w:rsidR="00464BFB" w:rsidRPr="00383F33">
              <w:rPr>
                <w:rFonts w:ascii="Georgia" w:hAnsi="Georgia" w:cstheme="minorHAnsi"/>
                <w:sz w:val="20"/>
                <w:lang w:val="pt-BR"/>
              </w:rPr>
              <w:t xml:space="preserve">, de </w:t>
            </w:r>
            <w:r w:rsidR="00552CB0">
              <w:rPr>
                <w:rFonts w:ascii="Georgia" w:hAnsi="Georgia" w:cstheme="minorHAnsi"/>
                <w:sz w:val="20"/>
                <w:lang w:val="pt-BR"/>
              </w:rPr>
              <w:t>23</w:t>
            </w:r>
            <w:r w:rsidR="00552CB0" w:rsidRPr="00383F33">
              <w:rPr>
                <w:rFonts w:ascii="Georgia" w:hAnsi="Georgia" w:cstheme="minorHAnsi"/>
                <w:sz w:val="20"/>
                <w:lang w:val="pt-BR"/>
              </w:rPr>
              <w:t xml:space="preserve"> </w:t>
            </w:r>
            <w:r w:rsidR="00464BFB" w:rsidRPr="00383F33">
              <w:rPr>
                <w:rFonts w:ascii="Georgia" w:hAnsi="Georgia" w:cstheme="minorHAnsi"/>
                <w:sz w:val="20"/>
                <w:lang w:val="pt-BR"/>
              </w:rPr>
              <w:t xml:space="preserve">de dezembro de </w:t>
            </w:r>
            <w:r w:rsidR="00552CB0" w:rsidRPr="00383F33">
              <w:rPr>
                <w:rFonts w:ascii="Georgia" w:hAnsi="Georgia" w:cstheme="minorHAnsi"/>
                <w:sz w:val="20"/>
                <w:lang w:val="pt-BR"/>
              </w:rPr>
              <w:t>20</w:t>
            </w:r>
            <w:r w:rsidR="00552CB0">
              <w:rPr>
                <w:rFonts w:ascii="Georgia" w:hAnsi="Georgia" w:cstheme="minorHAnsi"/>
                <w:sz w:val="20"/>
                <w:lang w:val="pt-BR"/>
              </w:rPr>
              <w:t>22</w:t>
            </w:r>
            <w:r w:rsidR="00F15907">
              <w:rPr>
                <w:rFonts w:ascii="Georgia" w:hAnsi="Georgia" w:cstheme="minorHAnsi"/>
                <w:sz w:val="20"/>
                <w:lang w:val="pt-BR"/>
              </w:rPr>
              <w:t xml:space="preserve"> (“</w:t>
            </w:r>
            <w:r w:rsidR="00253179" w:rsidRPr="00253179">
              <w:rPr>
                <w:rFonts w:ascii="Georgia" w:hAnsi="Georgia" w:cstheme="minorHAnsi"/>
                <w:b/>
                <w:bCs/>
                <w:sz w:val="20"/>
                <w:lang w:val="pt-BR"/>
              </w:rPr>
              <w:t>RCVM 175/22</w:t>
            </w:r>
            <w:r w:rsidR="00253179">
              <w:rPr>
                <w:rFonts w:ascii="Georgia" w:hAnsi="Georgia" w:cstheme="minorHAnsi"/>
                <w:sz w:val="20"/>
                <w:lang w:val="pt-BR"/>
              </w:rPr>
              <w:t>”)</w:t>
            </w:r>
            <w:r w:rsidR="00464BFB" w:rsidRPr="00383F33">
              <w:rPr>
                <w:rFonts w:ascii="Georgia" w:hAnsi="Georgia" w:cstheme="minorHAnsi"/>
                <w:sz w:val="20"/>
                <w:lang w:val="pt-BR"/>
              </w:rPr>
              <w:t xml:space="preserve"> e das demais disposições legais e regulamentares aplicáveis, sendo </w:t>
            </w:r>
            <w:r w:rsidR="00A74AB6" w:rsidRPr="00383F33">
              <w:rPr>
                <w:rFonts w:ascii="Georgia" w:hAnsi="Georgia" w:cstheme="minorHAnsi"/>
                <w:sz w:val="20"/>
                <w:lang w:val="pt-BR"/>
              </w:rPr>
              <w:t xml:space="preserve">regido </w:t>
            </w:r>
            <w:r w:rsidR="00464BFB" w:rsidRPr="00383F33">
              <w:rPr>
                <w:rFonts w:ascii="Georgia" w:hAnsi="Georgia" w:cstheme="minorHAnsi"/>
                <w:sz w:val="20"/>
                <w:lang w:val="pt-BR"/>
              </w:rPr>
              <w:t>pel</w:t>
            </w:r>
            <w:r w:rsidR="00A74AB6" w:rsidRPr="00383F33">
              <w:rPr>
                <w:rFonts w:ascii="Georgia" w:hAnsi="Georgia" w:cstheme="minorHAnsi"/>
                <w:sz w:val="20"/>
                <w:lang w:val="pt-BR"/>
              </w:rPr>
              <w:t>o seu regulamento (“</w:t>
            </w:r>
            <w:r w:rsidR="00A74AB6" w:rsidRPr="00383F33">
              <w:rPr>
                <w:rFonts w:ascii="Georgia" w:hAnsi="Georgia" w:cstheme="minorHAnsi"/>
                <w:b/>
                <w:bCs/>
                <w:sz w:val="20"/>
                <w:lang w:val="pt-BR"/>
              </w:rPr>
              <w:t>Regulamento</w:t>
            </w:r>
            <w:r w:rsidR="00A74AB6" w:rsidRPr="00383F33">
              <w:rPr>
                <w:rFonts w:ascii="Georgia" w:hAnsi="Georgia" w:cstheme="minorHAnsi"/>
                <w:sz w:val="20"/>
                <w:lang w:val="pt-BR"/>
              </w:rPr>
              <w:t>”)</w:t>
            </w:r>
            <w:r w:rsidR="00464BFB" w:rsidRPr="00383F33">
              <w:rPr>
                <w:rFonts w:ascii="Georgia" w:hAnsi="Georgia" w:cstheme="minorHAnsi"/>
                <w:sz w:val="20"/>
                <w:lang w:val="pt-BR"/>
              </w:rPr>
              <w:t>.</w:t>
            </w:r>
          </w:p>
          <w:p w14:paraId="0A790CC6" w14:textId="77777777" w:rsidR="007F3071" w:rsidRPr="00383F33" w:rsidRDefault="007F3071" w:rsidP="00383F33">
            <w:pPr>
              <w:spacing w:line="288" w:lineRule="auto"/>
              <w:rPr>
                <w:rFonts w:ascii="Georgia" w:hAnsi="Georgia" w:cstheme="minorHAnsi"/>
                <w:sz w:val="20"/>
                <w:lang w:val="pt-BR"/>
              </w:rPr>
            </w:pPr>
          </w:p>
          <w:p w14:paraId="3CE67D61" w14:textId="77777777" w:rsidR="00861848" w:rsidRPr="00861848" w:rsidRDefault="00861848" w:rsidP="00861848">
            <w:pPr>
              <w:numPr>
                <w:ilvl w:val="4"/>
                <w:numId w:val="11"/>
              </w:numPr>
              <w:spacing w:line="288" w:lineRule="auto"/>
              <w:rPr>
                <w:ins w:id="11" w:author="Gabriel Garicoits" w:date="2024-02-22T17:41:00Z" w16du:dateUtc="2024-02-22T20:41:00Z"/>
                <w:rFonts w:ascii="Georgia" w:hAnsi="Georgia" w:cstheme="minorHAnsi"/>
                <w:sz w:val="20"/>
                <w:lang w:val="pt-BR"/>
              </w:rPr>
            </w:pPr>
            <w:ins w:id="12" w:author="Gabriel Garicoits" w:date="2024-02-22T17:41:00Z" w16du:dateUtc="2024-02-22T20:41:00Z">
              <w:r w:rsidRPr="00861848">
                <w:rPr>
                  <w:rFonts w:ascii="Georgia" w:hAnsi="Georgia" w:cstheme="minorHAnsi"/>
                  <w:sz w:val="20"/>
                  <w:lang w:val="pt-BR"/>
                </w:rPr>
                <w:t>data de emissão: data em que ocorrer a 1ª (primeira) integralização das Cotas da 1ª Série (“Data da 1ª Integralização”);</w:t>
              </w:r>
            </w:ins>
          </w:p>
          <w:p w14:paraId="7164B718" w14:textId="77777777" w:rsidR="00861848" w:rsidRPr="00861848" w:rsidRDefault="00861848" w:rsidP="00861848">
            <w:pPr>
              <w:rPr>
                <w:ins w:id="13" w:author="Gabriel Garicoits" w:date="2024-02-22T17:41:00Z" w16du:dateUtc="2024-02-22T20:41:00Z"/>
                <w:rFonts w:ascii="Georgia" w:hAnsi="Georgia" w:cstheme="minorHAnsi"/>
                <w:sz w:val="20"/>
                <w:lang w:val="pt-BR"/>
              </w:rPr>
            </w:pPr>
          </w:p>
          <w:p w14:paraId="3FD11126" w14:textId="77777777" w:rsidR="00861848" w:rsidRPr="00861848" w:rsidRDefault="00861848" w:rsidP="00861848">
            <w:pPr>
              <w:pStyle w:val="PargrafodaLista"/>
              <w:numPr>
                <w:ilvl w:val="4"/>
                <w:numId w:val="11"/>
              </w:numPr>
              <w:spacing w:line="288" w:lineRule="auto"/>
              <w:contextualSpacing/>
              <w:jc w:val="both"/>
              <w:rPr>
                <w:ins w:id="14" w:author="Gabriel Garicoits" w:date="2024-02-22T17:41:00Z" w16du:dateUtc="2024-02-22T20:41:00Z"/>
                <w:rFonts w:ascii="Georgia" w:hAnsi="Georgia" w:cstheme="minorHAnsi"/>
              </w:rPr>
            </w:pPr>
            <w:ins w:id="15" w:author="Gabriel Garicoits" w:date="2024-02-22T17:41:00Z" w16du:dateUtc="2024-02-22T20:41:00Z">
              <w:r w:rsidRPr="00861848">
                <w:rPr>
                  <w:rFonts w:ascii="Georgia" w:hAnsi="Georgia" w:cstheme="minorHAnsi"/>
                </w:rPr>
                <w:t>quantidade inicial: Calculada com base no valor total integralizado, dividido pelo valor unitário da cota;</w:t>
              </w:r>
            </w:ins>
          </w:p>
          <w:p w14:paraId="528BBB57" w14:textId="77777777" w:rsidR="00861848" w:rsidRPr="00861848" w:rsidRDefault="00861848" w:rsidP="00861848">
            <w:pPr>
              <w:rPr>
                <w:ins w:id="16" w:author="Gabriel Garicoits" w:date="2024-02-22T17:41:00Z" w16du:dateUtc="2024-02-22T20:41:00Z"/>
                <w:rFonts w:ascii="Georgia" w:hAnsi="Georgia" w:cstheme="minorHAnsi"/>
                <w:sz w:val="20"/>
                <w:lang w:val="pt-BR"/>
              </w:rPr>
            </w:pPr>
          </w:p>
          <w:p w14:paraId="559EDEF5" w14:textId="77777777" w:rsidR="00861848" w:rsidRPr="00861848" w:rsidRDefault="00861848" w:rsidP="00861848">
            <w:pPr>
              <w:numPr>
                <w:ilvl w:val="4"/>
                <w:numId w:val="11"/>
              </w:numPr>
              <w:spacing w:line="288" w:lineRule="auto"/>
              <w:rPr>
                <w:ins w:id="17" w:author="Gabriel Garicoits" w:date="2024-02-22T17:41:00Z" w16du:dateUtc="2024-02-22T20:41:00Z"/>
                <w:rFonts w:ascii="Georgia" w:hAnsi="Georgia" w:cstheme="minorHAnsi"/>
                <w:sz w:val="20"/>
                <w:lang w:val="pt-BR"/>
              </w:rPr>
            </w:pPr>
            <w:ins w:id="18" w:author="Gabriel Garicoits" w:date="2024-02-22T17:41:00Z" w16du:dateUtc="2024-02-22T20:41:00Z">
              <w:r w:rsidRPr="00861848">
                <w:rPr>
                  <w:rFonts w:ascii="Georgia" w:hAnsi="Georgia" w:cstheme="minorHAnsi"/>
                  <w:sz w:val="20"/>
                  <w:lang w:val="pt-BR"/>
                </w:rPr>
                <w:t>valor unitário: conforme valor unitário no dia da integralização;</w:t>
              </w:r>
            </w:ins>
          </w:p>
          <w:p w14:paraId="4ADC3B7D" w14:textId="77777777" w:rsidR="00861848" w:rsidRPr="00861848" w:rsidRDefault="00861848" w:rsidP="00861848">
            <w:pPr>
              <w:rPr>
                <w:ins w:id="19" w:author="Gabriel Garicoits" w:date="2024-02-22T17:41:00Z" w16du:dateUtc="2024-02-22T20:41:00Z"/>
                <w:rFonts w:ascii="Georgia" w:hAnsi="Georgia" w:cstheme="minorHAnsi"/>
                <w:sz w:val="20"/>
                <w:lang w:val="pt-BR"/>
              </w:rPr>
            </w:pPr>
          </w:p>
          <w:p w14:paraId="433AFA69" w14:textId="5D2E4A99" w:rsidR="007F3071" w:rsidRPr="00861848" w:rsidDel="00861848" w:rsidRDefault="00861848" w:rsidP="00861848">
            <w:pPr>
              <w:pStyle w:val="PargrafodaLista"/>
              <w:numPr>
                <w:ilvl w:val="4"/>
                <w:numId w:val="11"/>
              </w:numPr>
              <w:rPr>
                <w:del w:id="20" w:author="Gabriel Garicoits" w:date="2024-02-22T17:41:00Z" w16du:dateUtc="2024-02-22T20:41:00Z"/>
                <w:rFonts w:ascii="Georgia" w:hAnsi="Georgia" w:cstheme="minorHAnsi"/>
              </w:rPr>
            </w:pPr>
            <w:ins w:id="21" w:author="Gabriel Garicoits" w:date="2024-02-22T17:41:00Z" w16du:dateUtc="2024-02-22T20:41:00Z">
              <w:r w:rsidRPr="00861848">
                <w:rPr>
                  <w:rFonts w:ascii="Georgia" w:hAnsi="Georgia" w:cstheme="minorHAnsi"/>
                </w:rPr>
                <w:t>volume total: R$ 53.000.000,00 (cinquenta e três milhões), na Data da 1ª Integralização, podendo o volume total das Cotas Seniores da 1ª Série variar de acordo com o valor unitário das Cotas da 1ª Série em cada data de integralização;</w:t>
              </w:r>
            </w:ins>
            <w:del w:id="22" w:author="Gabriel Garicoits" w:date="2024-02-22T17:41:00Z" w16du:dateUtc="2024-02-22T20:41:00Z">
              <w:r w:rsidR="003D5ABA" w:rsidRPr="00861848" w:rsidDel="00861848">
                <w:rPr>
                  <w:rFonts w:ascii="Georgia" w:hAnsi="Georgia" w:cstheme="minorHAnsi"/>
                </w:rPr>
                <w:delText xml:space="preserve">Foram emitidas </w:delText>
              </w:r>
              <w:r w:rsidR="00E21C6E" w:rsidRPr="00861848" w:rsidDel="00861848">
                <w:rPr>
                  <w:rFonts w:ascii="Georgia" w:hAnsi="Georgia" w:cstheme="minorHAnsi"/>
                </w:rPr>
                <w:delText>301</w:delText>
              </w:r>
              <w:r w:rsidR="00CB3AC5" w:rsidRPr="00861848" w:rsidDel="00861848">
                <w:rPr>
                  <w:rFonts w:ascii="Georgia" w:hAnsi="Georgia" w:cstheme="minorHAnsi"/>
                </w:rPr>
                <w:delText>.000</w:delText>
              </w:r>
              <w:r w:rsidR="00636DBC" w:rsidRPr="00861848" w:rsidDel="00861848">
                <w:rPr>
                  <w:rFonts w:ascii="Georgia" w:hAnsi="Georgia" w:cstheme="minorHAnsi"/>
                </w:rPr>
                <w:delText> </w:delText>
              </w:r>
              <w:r w:rsidR="00A74AB6" w:rsidRPr="00861848" w:rsidDel="00861848">
                <w:rPr>
                  <w:rFonts w:ascii="Georgia" w:hAnsi="Georgia" w:cstheme="minorHAnsi"/>
                </w:rPr>
                <w:delText>(</w:delText>
              </w:r>
              <w:r w:rsidR="005F721B" w:rsidRPr="00861848" w:rsidDel="00861848">
                <w:rPr>
                  <w:rFonts w:ascii="Georgia" w:hAnsi="Georgia" w:cstheme="minorHAnsi"/>
                </w:rPr>
                <w:delText xml:space="preserve">trezentos </w:delText>
              </w:r>
              <w:r w:rsidR="00E21C6E" w:rsidRPr="00861848" w:rsidDel="00861848">
                <w:rPr>
                  <w:rFonts w:ascii="Georgia" w:hAnsi="Georgia" w:cstheme="minorHAnsi"/>
                </w:rPr>
                <w:delText xml:space="preserve">e um </w:delText>
              </w:r>
              <w:r w:rsidR="00CB3AC5" w:rsidRPr="00861848" w:rsidDel="00861848">
                <w:rPr>
                  <w:rFonts w:ascii="Georgia" w:hAnsi="Georgia" w:cstheme="minorHAnsi"/>
                </w:rPr>
                <w:delText>mil</w:delText>
              </w:r>
              <w:r w:rsidR="00A74AB6" w:rsidRPr="00861848" w:rsidDel="00861848">
                <w:rPr>
                  <w:rFonts w:ascii="Georgia" w:hAnsi="Georgia" w:cstheme="minorHAnsi"/>
                </w:rPr>
                <w:delText xml:space="preserve">) </w:delText>
              </w:r>
              <w:r w:rsidR="00636DBC" w:rsidRPr="00861848" w:rsidDel="00861848">
                <w:rPr>
                  <w:rFonts w:ascii="Georgia" w:hAnsi="Georgia" w:cstheme="minorHAnsi"/>
                </w:rPr>
                <w:delText>Cotas</w:delText>
              </w:r>
              <w:r w:rsidR="00A74AB6" w:rsidRPr="00861848" w:rsidDel="00861848">
                <w:rPr>
                  <w:rFonts w:ascii="Georgia" w:hAnsi="Georgia" w:cstheme="minorHAnsi"/>
                </w:rPr>
                <w:delText xml:space="preserve">, com </w:delText>
              </w:r>
              <w:r w:rsidR="00E05B4B" w:rsidRPr="00861848" w:rsidDel="00861848">
                <w:rPr>
                  <w:rFonts w:ascii="Georgia" w:hAnsi="Georgia" w:cstheme="minorHAnsi"/>
                </w:rPr>
                <w:delText>valor unitário</w:delText>
              </w:r>
              <w:r w:rsidR="00A74AB6" w:rsidRPr="00861848" w:rsidDel="00861848">
                <w:rPr>
                  <w:rFonts w:ascii="Georgia" w:hAnsi="Georgia" w:cstheme="minorHAnsi"/>
                </w:rPr>
                <w:delText xml:space="preserve"> de R$</w:delText>
              </w:r>
              <w:r w:rsidR="005F721B" w:rsidRPr="00861848" w:rsidDel="00861848">
                <w:rPr>
                  <w:rFonts w:ascii="Georgia" w:hAnsi="Georgia" w:cstheme="minorHAnsi"/>
                </w:rPr>
                <w:delText xml:space="preserve"> </w:delText>
              </w:r>
              <w:r w:rsidR="00CB3AC5" w:rsidRPr="00861848" w:rsidDel="00861848">
                <w:rPr>
                  <w:rFonts w:ascii="Georgia" w:hAnsi="Georgia" w:cstheme="minorHAnsi"/>
                </w:rPr>
                <w:delText>1000,00</w:delText>
              </w:r>
              <w:r w:rsidR="00E05B4B" w:rsidRPr="00861848" w:rsidDel="00861848">
                <w:rPr>
                  <w:rFonts w:ascii="Georgia" w:hAnsi="Georgia" w:cstheme="minorHAnsi"/>
                </w:rPr>
                <w:delText> </w:delText>
              </w:r>
              <w:r w:rsidR="00A74AB6" w:rsidRPr="00861848" w:rsidDel="00861848">
                <w:rPr>
                  <w:rFonts w:ascii="Georgia" w:hAnsi="Georgia" w:cstheme="minorHAnsi"/>
                </w:rPr>
                <w:delText>(</w:delText>
              </w:r>
              <w:r w:rsidR="00CB3AC5" w:rsidRPr="00861848" w:rsidDel="00861848">
                <w:rPr>
                  <w:rFonts w:ascii="Georgia" w:hAnsi="Georgia" w:cstheme="minorHAnsi"/>
                </w:rPr>
                <w:delText>mil</w:delText>
              </w:r>
              <w:r w:rsidR="00A74AB6" w:rsidRPr="00861848" w:rsidDel="00861848">
                <w:rPr>
                  <w:rFonts w:ascii="Georgia" w:hAnsi="Georgia" w:cstheme="minorHAnsi"/>
                </w:rPr>
                <w:delText xml:space="preserve"> reais), </w:delText>
              </w:r>
              <w:r w:rsidR="00005836" w:rsidRPr="00861848" w:rsidDel="00861848">
                <w:rPr>
                  <w:rFonts w:ascii="Georgia" w:hAnsi="Georgia" w:cstheme="minorHAnsi"/>
                </w:rPr>
                <w:delText>na data da 1ª (primeira) integralização d</w:delText>
              </w:r>
              <w:r w:rsidR="003D5ABA" w:rsidRPr="00861848" w:rsidDel="00861848">
                <w:rPr>
                  <w:rFonts w:ascii="Georgia" w:hAnsi="Georgia" w:cstheme="minorHAnsi"/>
                </w:rPr>
                <w:delText>as</w:delText>
              </w:r>
              <w:r w:rsidR="00005836" w:rsidRPr="00861848" w:rsidDel="00861848">
                <w:rPr>
                  <w:rFonts w:ascii="Georgia" w:hAnsi="Georgia" w:cstheme="minorHAnsi"/>
                </w:rPr>
                <w:delText xml:space="preserve"> Cotas</w:delText>
              </w:r>
              <w:r w:rsidR="00286CEA" w:rsidRPr="00861848" w:rsidDel="00861848">
                <w:rPr>
                  <w:rFonts w:ascii="Georgia" w:hAnsi="Georgia" w:cstheme="minorHAnsi"/>
                </w:rPr>
                <w:delText xml:space="preserve"> (“Data da 1ª</w:delText>
              </w:r>
              <w:r w:rsidR="003D5ABA" w:rsidRPr="00861848" w:rsidDel="00861848">
                <w:rPr>
                  <w:rFonts w:ascii="Georgia" w:hAnsi="Georgia" w:cstheme="minorHAnsi"/>
                </w:rPr>
                <w:delText> </w:delText>
              </w:r>
              <w:r w:rsidR="00286CEA" w:rsidRPr="00861848" w:rsidDel="00861848">
                <w:rPr>
                  <w:rFonts w:ascii="Georgia" w:hAnsi="Georgia" w:cstheme="minorHAnsi"/>
                </w:rPr>
                <w:delText>Integralização”)</w:delText>
              </w:r>
              <w:r w:rsidR="00005836" w:rsidRPr="00861848" w:rsidDel="00861848">
                <w:rPr>
                  <w:rFonts w:ascii="Georgia" w:hAnsi="Georgia" w:cstheme="minorHAnsi"/>
                </w:rPr>
                <w:delText xml:space="preserve">, </w:delText>
              </w:r>
              <w:r w:rsidR="00A74AB6" w:rsidRPr="00861848" w:rsidDel="00861848">
                <w:rPr>
                  <w:rFonts w:ascii="Georgia" w:hAnsi="Georgia" w:cstheme="minorHAnsi"/>
                </w:rPr>
                <w:delText xml:space="preserve">totalizando o </w:delText>
              </w:r>
              <w:r w:rsidR="002C62C3" w:rsidRPr="00861848" w:rsidDel="00861848">
                <w:rPr>
                  <w:rFonts w:ascii="Georgia" w:hAnsi="Georgia" w:cstheme="minorHAnsi"/>
                </w:rPr>
                <w:delText>volume</w:delText>
              </w:r>
              <w:r w:rsidR="00A74AB6" w:rsidRPr="00861848" w:rsidDel="00861848">
                <w:rPr>
                  <w:rFonts w:ascii="Georgia" w:hAnsi="Georgia" w:cstheme="minorHAnsi"/>
                </w:rPr>
                <w:delText xml:space="preserve"> de R$</w:delText>
              </w:r>
              <w:r w:rsidR="00E21C6E" w:rsidRPr="00861848" w:rsidDel="00861848">
                <w:rPr>
                  <w:rFonts w:ascii="Georgia" w:hAnsi="Georgia" w:cstheme="minorHAnsi"/>
                </w:rPr>
                <w:delText>301</w:delText>
              </w:r>
              <w:r w:rsidR="005F721B" w:rsidRPr="00861848" w:rsidDel="00861848">
                <w:rPr>
                  <w:rFonts w:ascii="Georgia" w:hAnsi="Georgia" w:cstheme="minorHAnsi"/>
                </w:rPr>
                <w:delText xml:space="preserve">.000.000,00 </w:delText>
              </w:r>
              <w:r w:rsidR="00A74AB6" w:rsidRPr="00861848" w:rsidDel="00861848">
                <w:rPr>
                  <w:rFonts w:ascii="Georgia" w:hAnsi="Georgia" w:cstheme="minorHAnsi"/>
                </w:rPr>
                <w:delText>(</w:delText>
              </w:r>
              <w:r w:rsidR="005F721B" w:rsidRPr="00861848" w:rsidDel="00861848">
                <w:rPr>
                  <w:rFonts w:ascii="Georgia" w:hAnsi="Georgia" w:cstheme="minorHAnsi"/>
                </w:rPr>
                <w:delText xml:space="preserve">trezentos </w:delText>
              </w:r>
              <w:r w:rsidR="00E21C6E" w:rsidRPr="00861848" w:rsidDel="00861848">
                <w:rPr>
                  <w:rFonts w:ascii="Georgia" w:hAnsi="Georgia" w:cstheme="minorHAnsi"/>
                </w:rPr>
                <w:delText xml:space="preserve">e um </w:delText>
              </w:r>
              <w:r w:rsidR="005F721B" w:rsidRPr="00861848" w:rsidDel="00861848">
                <w:rPr>
                  <w:rFonts w:ascii="Georgia" w:hAnsi="Georgia" w:cstheme="minorHAnsi"/>
                </w:rPr>
                <w:delText>milhões de</w:delText>
              </w:r>
              <w:r w:rsidR="00A74AB6" w:rsidRPr="00861848" w:rsidDel="00861848">
                <w:rPr>
                  <w:rFonts w:ascii="Georgia" w:hAnsi="Georgia" w:cstheme="minorHAnsi"/>
                </w:rPr>
                <w:delText xml:space="preserve"> reais).</w:delText>
              </w:r>
              <w:r w:rsidR="002C62C3" w:rsidRPr="00861848" w:rsidDel="00861848">
                <w:rPr>
                  <w:rFonts w:ascii="Georgia" w:hAnsi="Georgia" w:cstheme="minorHAnsi"/>
                </w:rPr>
                <w:delText xml:space="preserve"> </w:delText>
              </w:r>
              <w:r w:rsidR="003D5ABA" w:rsidRPr="00861848" w:rsidDel="00861848">
                <w:rPr>
                  <w:rFonts w:ascii="Georgia" w:hAnsi="Georgia" w:cstheme="minorHAnsi"/>
                </w:rPr>
                <w:delText>A partir do Dia Útil seguinte à Data da 1ª Integralização, as Cotas serão valorizadas todo Dia Útil, nos termos do Regulamento.</w:delText>
              </w:r>
            </w:del>
          </w:p>
          <w:p w14:paraId="76584E8B" w14:textId="77777777" w:rsidR="007F3071" w:rsidRDefault="007F3071" w:rsidP="00861848">
            <w:pPr>
              <w:pStyle w:val="PargrafodaLista"/>
              <w:numPr>
                <w:ilvl w:val="4"/>
                <w:numId w:val="11"/>
              </w:numPr>
              <w:rPr>
                <w:ins w:id="23" w:author="Gabriel Garicoits" w:date="2024-02-22T17:41:00Z" w16du:dateUtc="2024-02-22T20:41:00Z"/>
                <w:rFonts w:ascii="Georgia" w:hAnsi="Georgia"/>
              </w:rPr>
            </w:pPr>
          </w:p>
          <w:p w14:paraId="09D2947A" w14:textId="77777777" w:rsidR="00861848" w:rsidRPr="00383F33" w:rsidRDefault="00861848" w:rsidP="00383F33">
            <w:pPr>
              <w:spacing w:line="288" w:lineRule="auto"/>
              <w:rPr>
                <w:rFonts w:ascii="Georgia" w:hAnsi="Georgia" w:cstheme="minorHAnsi"/>
                <w:sz w:val="20"/>
                <w:lang w:val="pt-BR"/>
              </w:rPr>
            </w:pPr>
          </w:p>
          <w:p w14:paraId="67C86407" w14:textId="0D1953F6" w:rsidR="00A74AB6" w:rsidRPr="00383F33" w:rsidRDefault="008B00BD" w:rsidP="00383F33">
            <w:pPr>
              <w:spacing w:line="288" w:lineRule="auto"/>
              <w:rPr>
                <w:rFonts w:ascii="Georgia" w:hAnsi="Georgia" w:cstheme="minorHAnsi"/>
                <w:sz w:val="20"/>
                <w:highlight w:val="yellow"/>
                <w:lang w:val="pt-BR"/>
              </w:rPr>
            </w:pPr>
            <w:r w:rsidRPr="00383F33">
              <w:rPr>
                <w:rFonts w:ascii="Georgia" w:hAnsi="Georgia" w:cstheme="minorHAnsi"/>
                <w:sz w:val="20"/>
                <w:lang w:val="pt-BR"/>
              </w:rPr>
              <w:t>As Cotas são objeto de colocação em lote único e indivisível</w:t>
            </w:r>
            <w:r w:rsidR="002C62C3" w:rsidRPr="00383F33">
              <w:rPr>
                <w:rFonts w:ascii="Georgia" w:hAnsi="Georgia" w:cstheme="minorHAnsi"/>
                <w:sz w:val="20"/>
                <w:lang w:val="pt-BR"/>
              </w:rPr>
              <w:t xml:space="preserve"> destinado a um único investidor</w:t>
            </w:r>
            <w:r w:rsidRPr="00383F33">
              <w:rPr>
                <w:rFonts w:ascii="Georgia" w:hAnsi="Georgia" w:cstheme="minorHAnsi"/>
                <w:sz w:val="20"/>
                <w:lang w:val="pt-BR"/>
              </w:rPr>
              <w:t xml:space="preserve">, </w:t>
            </w:r>
            <w:r w:rsidR="002C62C3" w:rsidRPr="00383F33">
              <w:rPr>
                <w:rFonts w:ascii="Georgia" w:hAnsi="Georgia" w:cstheme="minorHAnsi"/>
                <w:sz w:val="20"/>
                <w:lang w:val="pt-BR"/>
              </w:rPr>
              <w:t>n</w:t>
            </w:r>
            <w:r w:rsidR="002C62C3" w:rsidRPr="00383F33">
              <w:rPr>
                <w:rFonts w:ascii="Georgia" w:hAnsi="Georgia"/>
                <w:sz w:val="20"/>
                <w:lang w:val="pt-BR"/>
              </w:rPr>
              <w:t xml:space="preserve">ão sujeitando-se às disposições da Resolução </w:t>
            </w:r>
            <w:r w:rsidR="002C62C3" w:rsidRPr="00383F33">
              <w:rPr>
                <w:rFonts w:ascii="Georgia" w:hAnsi="Georgia" w:cstheme="minorHAnsi"/>
                <w:sz w:val="20"/>
                <w:lang w:val="pt-BR"/>
              </w:rPr>
              <w:t>CVM nº 160, de 13 de julho de 2022</w:t>
            </w:r>
            <w:r w:rsidRPr="00383F33">
              <w:rPr>
                <w:rFonts w:ascii="Georgia" w:hAnsi="Georgia" w:cstheme="minorHAnsi"/>
                <w:sz w:val="20"/>
                <w:lang w:val="pt-BR"/>
              </w:rPr>
              <w:t>.</w:t>
            </w:r>
            <w:r w:rsidR="002C62C3" w:rsidRPr="00383F33">
              <w:rPr>
                <w:rFonts w:ascii="Georgia" w:hAnsi="Georgia" w:cstheme="minorHAnsi"/>
                <w:sz w:val="20"/>
                <w:lang w:val="pt-BR"/>
              </w:rPr>
              <w:t xml:space="preserve"> </w:t>
            </w:r>
            <w:r w:rsidR="00A74AB6" w:rsidRPr="00383F33">
              <w:rPr>
                <w:rFonts w:ascii="Georgia" w:hAnsi="Georgia" w:cstheme="minorHAnsi"/>
                <w:sz w:val="20"/>
                <w:lang w:val="pt-BR"/>
              </w:rPr>
              <w:t>(“</w:t>
            </w:r>
            <w:r w:rsidR="00A74AB6" w:rsidRPr="00383F33">
              <w:rPr>
                <w:rFonts w:ascii="Georgia" w:hAnsi="Georgia" w:cstheme="minorHAnsi"/>
                <w:b/>
                <w:bCs/>
                <w:sz w:val="20"/>
                <w:lang w:val="pt-BR"/>
              </w:rPr>
              <w:t>Oferta</w:t>
            </w:r>
            <w:r w:rsidR="00A74AB6" w:rsidRPr="00383F33">
              <w:rPr>
                <w:rFonts w:ascii="Georgia" w:hAnsi="Georgia" w:cstheme="minorHAnsi"/>
                <w:sz w:val="20"/>
                <w:lang w:val="pt-BR"/>
              </w:rPr>
              <w:t xml:space="preserve">”), </w:t>
            </w:r>
            <w:r w:rsidRPr="00383F33">
              <w:rPr>
                <w:rFonts w:ascii="Georgia" w:hAnsi="Georgia" w:cstheme="minorHAnsi"/>
                <w:sz w:val="20"/>
                <w:lang w:val="pt-BR"/>
              </w:rPr>
              <w:t>intermedi</w:t>
            </w:r>
            <w:r w:rsidR="00C10FC6">
              <w:rPr>
                <w:rFonts w:ascii="Georgia" w:hAnsi="Georgia" w:cstheme="minorHAnsi"/>
                <w:sz w:val="20"/>
                <w:lang w:val="pt-BR"/>
              </w:rPr>
              <w:t>a</w:t>
            </w:r>
            <w:r w:rsidRPr="00383F33">
              <w:rPr>
                <w:rFonts w:ascii="Georgia" w:hAnsi="Georgia" w:cstheme="minorHAnsi"/>
                <w:sz w:val="20"/>
                <w:lang w:val="pt-BR"/>
              </w:rPr>
              <w:t xml:space="preserve">da por </w:t>
            </w:r>
            <w:r w:rsidR="00843401" w:rsidRPr="00383F33">
              <w:rPr>
                <w:rFonts w:ascii="Georgia" w:hAnsi="Georgia" w:cstheme="minorHAnsi"/>
                <w:b/>
                <w:sz w:val="20"/>
                <w:lang w:val="pt-BR"/>
              </w:rPr>
              <w:t>BANCO DAYCOVAL S.A.</w:t>
            </w:r>
            <w:r w:rsidRPr="00383F33">
              <w:rPr>
                <w:rFonts w:ascii="Georgia" w:hAnsi="Georgia" w:cstheme="minorHAnsi"/>
                <w:sz w:val="20"/>
                <w:lang w:val="pt-BR"/>
              </w:rPr>
              <w:t>, inscrit</w:t>
            </w:r>
            <w:r w:rsidR="002C62C3" w:rsidRPr="00383F33">
              <w:rPr>
                <w:rFonts w:ascii="Georgia" w:hAnsi="Georgia" w:cstheme="minorHAnsi"/>
                <w:sz w:val="20"/>
                <w:lang w:val="pt-BR"/>
              </w:rPr>
              <w:t>a</w:t>
            </w:r>
            <w:r w:rsidRPr="00383F33">
              <w:rPr>
                <w:rFonts w:ascii="Georgia" w:hAnsi="Georgia" w:cstheme="minorHAnsi"/>
                <w:sz w:val="20"/>
                <w:lang w:val="pt-BR"/>
              </w:rPr>
              <w:t xml:space="preserve"> no CNPJ sob o nº </w:t>
            </w:r>
            <w:r w:rsidR="00843401" w:rsidRPr="00383F33">
              <w:rPr>
                <w:rFonts w:ascii="Georgia" w:hAnsi="Georgia" w:cstheme="minorHAnsi"/>
                <w:bCs/>
                <w:sz w:val="20"/>
                <w:lang w:val="pt-BR"/>
              </w:rPr>
              <w:t>62.232.889/0001-90</w:t>
            </w:r>
            <w:r w:rsidRPr="00383F33">
              <w:rPr>
                <w:rFonts w:ascii="Georgia" w:hAnsi="Georgia" w:cstheme="minorHAnsi"/>
                <w:sz w:val="20"/>
                <w:lang w:val="pt-BR"/>
              </w:rPr>
              <w:t xml:space="preserve">, na qualidade de </w:t>
            </w:r>
            <w:r w:rsidR="002C62C3" w:rsidRPr="00383F33">
              <w:rPr>
                <w:rFonts w:ascii="Georgia" w:eastAsia="Batang" w:hAnsi="Georgia" w:cstheme="minorHAnsi"/>
                <w:sz w:val="20"/>
                <w:lang w:val="pt-BR"/>
              </w:rPr>
              <w:t>coordenador</w:t>
            </w:r>
            <w:r w:rsidRPr="00383F33">
              <w:rPr>
                <w:rFonts w:ascii="Georgia" w:hAnsi="Georgia" w:cstheme="minorHAnsi"/>
                <w:sz w:val="20"/>
                <w:lang w:val="pt-BR"/>
              </w:rPr>
              <w:t xml:space="preserve"> líder</w:t>
            </w:r>
            <w:r w:rsidR="00704495" w:rsidRPr="00383F33">
              <w:rPr>
                <w:rFonts w:ascii="Georgia" w:hAnsi="Georgia" w:cstheme="minorHAnsi"/>
                <w:sz w:val="20"/>
                <w:lang w:val="pt-BR"/>
              </w:rPr>
              <w:t xml:space="preserve"> (“</w:t>
            </w:r>
            <w:r w:rsidR="00704495" w:rsidRPr="00383F33">
              <w:rPr>
                <w:rFonts w:ascii="Georgia" w:hAnsi="Georgia" w:cstheme="minorHAnsi"/>
                <w:b/>
                <w:bCs/>
                <w:sz w:val="20"/>
                <w:lang w:val="pt-BR"/>
              </w:rPr>
              <w:t>Coordenador Líder</w:t>
            </w:r>
            <w:r w:rsidR="00704495" w:rsidRPr="00383F33">
              <w:rPr>
                <w:rFonts w:ascii="Georgia" w:hAnsi="Georgia" w:cstheme="minorHAnsi"/>
                <w:sz w:val="20"/>
                <w:lang w:val="pt-BR"/>
              </w:rPr>
              <w:t>”)</w:t>
            </w:r>
            <w:r w:rsidR="00A74AB6" w:rsidRPr="00383F33">
              <w:rPr>
                <w:rFonts w:ascii="Georgia" w:hAnsi="Georgia" w:cstheme="minorHAnsi"/>
                <w:sz w:val="20"/>
                <w:lang w:val="pt-BR"/>
              </w:rPr>
              <w:t>.</w:t>
            </w:r>
          </w:p>
          <w:p w14:paraId="3035535A" w14:textId="77777777" w:rsidR="008B00BD" w:rsidRPr="00383F33" w:rsidRDefault="008B00BD" w:rsidP="00383F33">
            <w:pPr>
              <w:spacing w:line="288" w:lineRule="auto"/>
              <w:rPr>
                <w:rFonts w:ascii="Georgia" w:hAnsi="Georgia" w:cstheme="minorHAnsi"/>
                <w:sz w:val="20"/>
                <w:lang w:val="pt-BR"/>
              </w:rPr>
            </w:pPr>
          </w:p>
          <w:p w14:paraId="0AB3CFBC" w14:textId="68DAA177" w:rsidR="008B00BD" w:rsidRPr="00383F33" w:rsidRDefault="008B00BD" w:rsidP="00383F33">
            <w:pPr>
              <w:spacing w:line="288" w:lineRule="auto"/>
              <w:rPr>
                <w:rFonts w:ascii="Georgia" w:hAnsi="Georgia" w:cstheme="minorHAnsi"/>
                <w:bCs/>
                <w:sz w:val="20"/>
                <w:lang w:val="pt-BR"/>
              </w:rPr>
            </w:pPr>
            <w:r w:rsidRPr="00383F33">
              <w:rPr>
                <w:rFonts w:ascii="Georgia" w:hAnsi="Georgia" w:cstheme="minorHAnsi"/>
                <w:sz w:val="20"/>
                <w:lang w:val="pt-BR"/>
              </w:rPr>
              <w:t xml:space="preserve">Não </w:t>
            </w:r>
            <w:r w:rsidR="00F72B30" w:rsidRPr="00383F33">
              <w:rPr>
                <w:rFonts w:ascii="Georgia" w:hAnsi="Georgia" w:cstheme="minorHAnsi"/>
                <w:sz w:val="20"/>
                <w:lang w:val="pt-BR"/>
              </w:rPr>
              <w:t>s</w:t>
            </w:r>
            <w:r w:rsidR="00F72B30" w:rsidRPr="00383F33">
              <w:rPr>
                <w:rFonts w:ascii="Georgia" w:hAnsi="Georgia" w:cstheme="minorHAnsi"/>
                <w:bCs/>
                <w:sz w:val="20"/>
                <w:lang w:val="pt-BR"/>
              </w:rPr>
              <w:t>erá permitida a</w:t>
            </w:r>
            <w:r w:rsidRPr="00383F33">
              <w:rPr>
                <w:rFonts w:ascii="Georgia" w:hAnsi="Georgia" w:cstheme="minorHAnsi"/>
                <w:sz w:val="20"/>
                <w:lang w:val="pt-BR"/>
              </w:rPr>
              <w:t xml:space="preserve"> distribuição parcial das Cotas. </w:t>
            </w:r>
            <w:r w:rsidR="00286CEA" w:rsidRPr="00383F33">
              <w:rPr>
                <w:rFonts w:ascii="Georgia" w:hAnsi="Georgia" w:cstheme="minorHAnsi"/>
                <w:bCs/>
                <w:sz w:val="20"/>
                <w:lang w:val="pt-BR"/>
              </w:rPr>
              <w:t>(“</w:t>
            </w:r>
            <w:r w:rsidR="00286CEA" w:rsidRPr="00383F33">
              <w:rPr>
                <w:rFonts w:ascii="Georgia" w:hAnsi="Georgia" w:cstheme="minorHAnsi"/>
                <w:b/>
                <w:sz w:val="20"/>
                <w:lang w:val="pt-BR"/>
              </w:rPr>
              <w:t>Quantidade Mínima</w:t>
            </w:r>
            <w:r w:rsidR="00286CEA" w:rsidRPr="00383F33">
              <w:rPr>
                <w:rFonts w:ascii="Georgia" w:hAnsi="Georgia" w:cstheme="minorHAnsi"/>
                <w:bCs/>
                <w:sz w:val="20"/>
                <w:lang w:val="pt-BR"/>
              </w:rPr>
              <w:t>”)</w:t>
            </w:r>
            <w:r w:rsidRPr="00383F33">
              <w:rPr>
                <w:rFonts w:ascii="Georgia" w:hAnsi="Georgia" w:cstheme="minorHAnsi"/>
                <w:bCs/>
                <w:sz w:val="20"/>
                <w:lang w:val="pt-BR"/>
              </w:rPr>
              <w:t>,</w:t>
            </w:r>
          </w:p>
          <w:p w14:paraId="376E234E" w14:textId="77777777" w:rsidR="008B00BD" w:rsidRPr="00383F33" w:rsidRDefault="008B00BD" w:rsidP="00383F33">
            <w:pPr>
              <w:spacing w:line="288" w:lineRule="auto"/>
              <w:rPr>
                <w:rFonts w:ascii="Georgia" w:hAnsi="Georgia" w:cstheme="minorHAnsi"/>
                <w:sz w:val="20"/>
                <w:lang w:val="pt-BR"/>
              </w:rPr>
            </w:pPr>
          </w:p>
          <w:p w14:paraId="6BF76DB6" w14:textId="54DA0229" w:rsidR="008B00BD" w:rsidRPr="00383F33" w:rsidRDefault="008B00BD" w:rsidP="00383F33">
            <w:pPr>
              <w:spacing w:line="288" w:lineRule="auto"/>
              <w:rPr>
                <w:rFonts w:ascii="Georgia" w:hAnsi="Georgia" w:cstheme="minorHAnsi"/>
                <w:bCs/>
                <w:sz w:val="20"/>
                <w:lang w:val="pt-BR"/>
              </w:rPr>
            </w:pPr>
            <w:r w:rsidRPr="00383F33">
              <w:rPr>
                <w:rFonts w:ascii="Georgia" w:hAnsi="Georgia" w:cstheme="minorHAnsi"/>
                <w:bCs/>
                <w:sz w:val="20"/>
                <w:lang w:val="pt-BR"/>
              </w:rPr>
              <w:t xml:space="preserve">Não </w:t>
            </w:r>
            <w:r w:rsidR="00F72B30" w:rsidRPr="00383F33">
              <w:rPr>
                <w:rFonts w:ascii="Georgia" w:hAnsi="Georgia" w:cstheme="minorHAnsi"/>
                <w:bCs/>
                <w:sz w:val="20"/>
                <w:lang w:val="pt-BR"/>
              </w:rPr>
              <w:t>haverá</w:t>
            </w:r>
            <w:r w:rsidRPr="00383F33">
              <w:rPr>
                <w:rFonts w:ascii="Georgia" w:hAnsi="Georgia" w:cstheme="minorHAnsi"/>
                <w:bCs/>
                <w:sz w:val="20"/>
                <w:lang w:val="pt-BR"/>
              </w:rPr>
              <w:t xml:space="preserve"> lote adicional d</w:t>
            </w:r>
            <w:r w:rsidR="00F72B30" w:rsidRPr="00383F33">
              <w:rPr>
                <w:rFonts w:ascii="Georgia" w:hAnsi="Georgia" w:cstheme="minorHAnsi"/>
                <w:bCs/>
                <w:sz w:val="20"/>
                <w:lang w:val="pt-BR"/>
              </w:rPr>
              <w:t>e</w:t>
            </w:r>
            <w:r w:rsidRPr="00383F33">
              <w:rPr>
                <w:rFonts w:ascii="Georgia" w:hAnsi="Georgia" w:cstheme="minorHAnsi"/>
                <w:bCs/>
                <w:sz w:val="20"/>
                <w:lang w:val="pt-BR"/>
              </w:rPr>
              <w:t xml:space="preserve"> Cotas. </w:t>
            </w:r>
          </w:p>
          <w:p w14:paraId="532EB916" w14:textId="77777777" w:rsidR="008B00BD" w:rsidRPr="00383F33" w:rsidRDefault="008B00BD" w:rsidP="00383F33">
            <w:pPr>
              <w:spacing w:line="288" w:lineRule="auto"/>
              <w:rPr>
                <w:rFonts w:ascii="Georgia" w:hAnsi="Georgia" w:cstheme="minorHAnsi"/>
                <w:sz w:val="20"/>
                <w:lang w:val="pt-BR"/>
              </w:rPr>
            </w:pPr>
          </w:p>
          <w:p w14:paraId="02B5E91E" w14:textId="61105A91" w:rsidR="008B00BD" w:rsidRPr="00383F33" w:rsidRDefault="008B00BD" w:rsidP="00383F33">
            <w:pPr>
              <w:spacing w:line="288" w:lineRule="auto"/>
              <w:rPr>
                <w:rFonts w:ascii="Georgia" w:hAnsi="Georgia" w:cstheme="minorHAnsi"/>
                <w:bCs/>
                <w:sz w:val="20"/>
                <w:lang w:val="pt-BR"/>
              </w:rPr>
            </w:pPr>
            <w:r w:rsidRPr="00383F33">
              <w:rPr>
                <w:rFonts w:ascii="Georgia" w:hAnsi="Georgia" w:cstheme="minorHAnsi"/>
                <w:bCs/>
                <w:sz w:val="20"/>
                <w:lang w:val="pt-BR"/>
              </w:rPr>
              <w:lastRenderedPageBreak/>
              <w:t>A</w:t>
            </w:r>
            <w:r w:rsidR="00F72B30" w:rsidRPr="00383F33">
              <w:rPr>
                <w:rFonts w:ascii="Georgia" w:hAnsi="Georgia" w:cstheme="minorHAnsi"/>
                <w:bCs/>
                <w:sz w:val="20"/>
                <w:lang w:val="pt-BR"/>
              </w:rPr>
              <w:t>s</w:t>
            </w:r>
            <w:r w:rsidRPr="00383F33">
              <w:rPr>
                <w:rFonts w:ascii="Georgia" w:hAnsi="Georgia" w:cstheme="minorHAnsi"/>
                <w:bCs/>
                <w:sz w:val="20"/>
                <w:lang w:val="pt-BR"/>
              </w:rPr>
              <w:t xml:space="preserve"> </w:t>
            </w:r>
            <w:r w:rsidR="00F72B30" w:rsidRPr="00383F33">
              <w:rPr>
                <w:rFonts w:ascii="Georgia" w:hAnsi="Georgia" w:cstheme="minorHAnsi"/>
                <w:bCs/>
                <w:sz w:val="20"/>
                <w:lang w:val="pt-BR"/>
              </w:rPr>
              <w:t>Cotas</w:t>
            </w:r>
            <w:r w:rsidRPr="00383F33">
              <w:rPr>
                <w:rFonts w:ascii="Georgia" w:hAnsi="Georgia" w:cstheme="minorHAnsi"/>
                <w:bCs/>
                <w:sz w:val="20"/>
                <w:lang w:val="pt-BR"/>
              </w:rPr>
              <w:t xml:space="preserve"> </w:t>
            </w:r>
            <w:r w:rsidR="00F72B30" w:rsidRPr="00383F33">
              <w:rPr>
                <w:rFonts w:ascii="Georgia" w:hAnsi="Georgia" w:cstheme="minorHAnsi"/>
                <w:bCs/>
                <w:sz w:val="20"/>
                <w:lang w:val="pt-BR"/>
              </w:rPr>
              <w:t>são</w:t>
            </w:r>
            <w:r w:rsidRPr="00383F33">
              <w:rPr>
                <w:rFonts w:ascii="Georgia" w:hAnsi="Georgia" w:cstheme="minorHAnsi"/>
                <w:bCs/>
                <w:sz w:val="20"/>
                <w:lang w:val="pt-BR"/>
              </w:rPr>
              <w:t xml:space="preserve"> destinada</w:t>
            </w:r>
            <w:r w:rsidR="00F72B30" w:rsidRPr="00383F33">
              <w:rPr>
                <w:rFonts w:ascii="Georgia" w:hAnsi="Georgia" w:cstheme="minorHAnsi"/>
                <w:bCs/>
                <w:sz w:val="20"/>
                <w:lang w:val="pt-BR"/>
              </w:rPr>
              <w:t>s</w:t>
            </w:r>
            <w:r w:rsidRPr="00383F33">
              <w:rPr>
                <w:rFonts w:ascii="Georgia" w:hAnsi="Georgia" w:cstheme="minorHAnsi"/>
                <w:bCs/>
                <w:sz w:val="20"/>
                <w:lang w:val="pt-BR"/>
              </w:rPr>
              <w:t xml:space="preserve"> </w:t>
            </w:r>
            <w:r w:rsidR="0011573B" w:rsidRPr="00383F33">
              <w:rPr>
                <w:rFonts w:ascii="Georgia" w:hAnsi="Georgia" w:cstheme="minorHAnsi"/>
                <w:bCs/>
                <w:sz w:val="20"/>
                <w:lang w:val="pt-BR"/>
              </w:rPr>
              <w:t xml:space="preserve">a </w:t>
            </w:r>
            <w:r w:rsidR="0016720B" w:rsidRPr="00383F33">
              <w:rPr>
                <w:rFonts w:ascii="Georgia" w:hAnsi="Georgia" w:cstheme="minorHAnsi"/>
                <w:bCs/>
                <w:sz w:val="20"/>
                <w:lang w:val="pt-BR"/>
              </w:rPr>
              <w:t xml:space="preserve">investidores </w:t>
            </w:r>
            <w:r w:rsidRPr="00383F33">
              <w:rPr>
                <w:rFonts w:ascii="Georgia" w:hAnsi="Georgia" w:cstheme="minorHAnsi"/>
                <w:bCs/>
                <w:sz w:val="20"/>
                <w:lang w:val="pt-BR"/>
              </w:rPr>
              <w:t>profissionais, conforme definidos no artigo 11 da Resolução CVM nº 30, de 11 de maio de 2021.</w:t>
            </w:r>
          </w:p>
          <w:p w14:paraId="40326B7C" w14:textId="77777777" w:rsidR="00741970" w:rsidRPr="00383F33" w:rsidRDefault="00741970" w:rsidP="00383F33">
            <w:pPr>
              <w:spacing w:line="288" w:lineRule="auto"/>
              <w:rPr>
                <w:rFonts w:ascii="Georgia" w:hAnsi="Georgia" w:cstheme="minorHAnsi"/>
                <w:sz w:val="20"/>
                <w:lang w:val="pt-BR"/>
              </w:rPr>
            </w:pPr>
          </w:p>
          <w:p w14:paraId="0E360815" w14:textId="7ED1C7F6" w:rsidR="00741970" w:rsidRPr="00383F33" w:rsidRDefault="00741970" w:rsidP="00383F33">
            <w:pPr>
              <w:spacing w:line="288" w:lineRule="auto"/>
              <w:rPr>
                <w:rFonts w:ascii="Georgia" w:hAnsi="Georgia" w:cstheme="minorHAnsi"/>
                <w:sz w:val="20"/>
                <w:lang w:val="pt-BR"/>
              </w:rPr>
            </w:pPr>
            <w:r w:rsidRPr="00383F33">
              <w:rPr>
                <w:rFonts w:ascii="Georgia" w:hAnsi="Georgia" w:cstheme="minorHAnsi"/>
                <w:sz w:val="20"/>
                <w:lang w:val="pt-BR"/>
              </w:rPr>
              <w:t>Os termos e expressões utilizados no presente Boletim de Subscrição, quando iniciados com letra maiúscula, terão o significado a eles atribuídos no Regulamento, aplicável tanto no singular quanto no plural.</w:t>
            </w:r>
          </w:p>
        </w:tc>
      </w:tr>
    </w:tbl>
    <w:p w14:paraId="35BEF1AD" w14:textId="77777777" w:rsidR="004E76EC" w:rsidRPr="00383F33" w:rsidRDefault="004E76EC" w:rsidP="00383F33">
      <w:pPr>
        <w:spacing w:line="288" w:lineRule="auto"/>
        <w:rPr>
          <w:rFonts w:ascii="Georgia" w:hAnsi="Georgia" w:cstheme="minorHAnsi"/>
          <w:sz w:val="22"/>
          <w:szCs w:val="22"/>
          <w:lang w:val="pt-BR"/>
        </w:rPr>
      </w:pPr>
    </w:p>
    <w:p w14:paraId="14F0A231" w14:textId="058761C8" w:rsidR="00A74AB6" w:rsidRPr="00383F33" w:rsidRDefault="00A74AB6" w:rsidP="00383F33">
      <w:pPr>
        <w:pStyle w:val="Ttulo"/>
        <w:keepNext/>
        <w:widowControl/>
        <w:spacing w:line="288" w:lineRule="auto"/>
        <w:contextualSpacing w:val="0"/>
      </w:pPr>
      <w:r w:rsidRPr="00383F33">
        <w:t>Qualificação do Subscritor</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70" w:type="dxa"/>
          <w:right w:w="70" w:type="dxa"/>
        </w:tblCellMar>
        <w:tblLook w:val="04A0" w:firstRow="1" w:lastRow="0" w:firstColumn="1" w:lastColumn="0" w:noHBand="0" w:noVBand="1"/>
      </w:tblPr>
      <w:tblGrid>
        <w:gridCol w:w="2413"/>
        <w:gridCol w:w="832"/>
        <w:gridCol w:w="1579"/>
        <w:gridCol w:w="1667"/>
        <w:gridCol w:w="1957"/>
        <w:gridCol w:w="1289"/>
      </w:tblGrid>
      <w:tr w:rsidR="00A74AB6" w:rsidRPr="00861848" w14:paraId="5653C044" w14:textId="77777777" w:rsidTr="00E65D3D">
        <w:tc>
          <w:tcPr>
            <w:tcW w:w="5000" w:type="pct"/>
            <w:gridSpan w:val="6"/>
            <w:tcBorders>
              <w:top w:val="single" w:sz="4" w:space="0" w:color="auto"/>
              <w:left w:val="single" w:sz="4" w:space="0" w:color="auto"/>
              <w:bottom w:val="single" w:sz="4" w:space="0" w:color="auto"/>
              <w:right w:val="single" w:sz="4" w:space="0" w:color="auto"/>
            </w:tcBorders>
            <w:shd w:val="clear" w:color="auto" w:fill="FFFFFF" w:themeFill="background1"/>
            <w:vAlign w:val="center"/>
            <w:hideMark/>
          </w:tcPr>
          <w:p w14:paraId="612EAA9A" w14:textId="246B7735" w:rsidR="00A74AB6" w:rsidRPr="00383F33" w:rsidRDefault="00A74AB6" w:rsidP="00383F33">
            <w:pPr>
              <w:spacing w:line="288" w:lineRule="auto"/>
              <w:jc w:val="left"/>
              <w:rPr>
                <w:rFonts w:ascii="Georgia" w:hAnsi="Georgia" w:cstheme="minorHAnsi"/>
                <w:b/>
                <w:bCs/>
                <w:sz w:val="20"/>
                <w:lang w:val="pt-BR"/>
              </w:rPr>
            </w:pPr>
            <w:r w:rsidRPr="00383F33">
              <w:rPr>
                <w:rFonts w:ascii="Georgia" w:hAnsi="Georgia" w:cstheme="minorHAnsi"/>
                <w:b/>
                <w:bCs/>
                <w:sz w:val="20"/>
                <w:lang w:val="pt-BR"/>
              </w:rPr>
              <w:t>Nome/</w:t>
            </w:r>
            <w:r w:rsidR="00E65D3D" w:rsidRPr="00383F33">
              <w:rPr>
                <w:rFonts w:ascii="Georgia" w:hAnsi="Georgia" w:cstheme="minorHAnsi"/>
                <w:b/>
                <w:bCs/>
                <w:sz w:val="20"/>
                <w:lang w:val="pt-BR"/>
              </w:rPr>
              <w:t xml:space="preserve">denominação </w:t>
            </w:r>
            <w:r w:rsidR="00082FFB" w:rsidRPr="00383F33">
              <w:rPr>
                <w:rFonts w:ascii="Georgia" w:hAnsi="Georgia" w:cstheme="minorHAnsi"/>
                <w:b/>
                <w:bCs/>
                <w:sz w:val="20"/>
                <w:lang w:val="pt-BR"/>
              </w:rPr>
              <w:t>s</w:t>
            </w:r>
            <w:r w:rsidRPr="00383F33">
              <w:rPr>
                <w:rFonts w:ascii="Georgia" w:hAnsi="Georgia" w:cstheme="minorHAnsi"/>
                <w:b/>
                <w:bCs/>
                <w:sz w:val="20"/>
                <w:lang w:val="pt-BR"/>
              </w:rPr>
              <w:t xml:space="preserve">ocial: </w:t>
            </w:r>
            <w:r w:rsidR="00843401">
              <w:rPr>
                <w:lang w:val="pt-BR"/>
              </w:rPr>
              <w:t>M12 NEGRÃO FUNDO DE INVESTIMENTO EM COTAS DE FUNDOS DE INVESTIMENTO MULTIMERCADO CRÉDITO PRIVADO</w:t>
            </w:r>
          </w:p>
        </w:tc>
      </w:tr>
      <w:tr w:rsidR="00B44D2B" w:rsidRPr="00383F33" w14:paraId="0B649F23" w14:textId="630432A5" w:rsidTr="00E65D3D">
        <w:tc>
          <w:tcPr>
            <w:tcW w:w="5000" w:type="pct"/>
            <w:gridSpan w:val="6"/>
            <w:tcBorders>
              <w:top w:val="single" w:sz="4" w:space="0" w:color="auto"/>
              <w:left w:val="single" w:sz="4" w:space="0" w:color="auto"/>
              <w:bottom w:val="single" w:sz="4" w:space="0" w:color="auto"/>
              <w:right w:val="single" w:sz="4" w:space="0" w:color="auto"/>
            </w:tcBorders>
            <w:shd w:val="clear" w:color="auto" w:fill="auto"/>
            <w:vAlign w:val="center"/>
          </w:tcPr>
          <w:p w14:paraId="7E17A9AB" w14:textId="43112C08" w:rsidR="00B44D2B" w:rsidRPr="00383F33" w:rsidRDefault="00B44D2B" w:rsidP="00383F33">
            <w:pPr>
              <w:spacing w:line="288" w:lineRule="auto"/>
              <w:jc w:val="left"/>
              <w:rPr>
                <w:rFonts w:ascii="Georgia" w:hAnsi="Georgia" w:cstheme="minorHAnsi"/>
                <w:b/>
                <w:bCs/>
                <w:sz w:val="20"/>
                <w:lang w:val="pt-BR"/>
              </w:rPr>
            </w:pPr>
            <w:r w:rsidRPr="00383F33">
              <w:rPr>
                <w:rFonts w:ascii="Georgia" w:hAnsi="Georgia" w:cstheme="minorHAnsi"/>
                <w:b/>
                <w:sz w:val="20"/>
                <w:lang w:val="pt-BR"/>
              </w:rPr>
              <w:t>C</w:t>
            </w:r>
            <w:r w:rsidR="00E65D3D" w:rsidRPr="00383F33">
              <w:rPr>
                <w:rFonts w:ascii="Georgia" w:hAnsi="Georgia" w:cstheme="minorHAnsi"/>
                <w:b/>
                <w:sz w:val="20"/>
                <w:lang w:val="pt-BR"/>
              </w:rPr>
              <w:t>P</w:t>
            </w:r>
            <w:r w:rsidRPr="00383F33">
              <w:rPr>
                <w:rFonts w:ascii="Georgia" w:hAnsi="Georgia" w:cstheme="minorHAnsi"/>
                <w:b/>
                <w:sz w:val="20"/>
                <w:lang w:val="pt-BR"/>
              </w:rPr>
              <w:t xml:space="preserve">F/CNPJ: </w:t>
            </w:r>
            <w:r w:rsidR="00843401">
              <w:rPr>
                <w:lang w:val="pt-BR"/>
              </w:rPr>
              <w:t>46.474.100/0001-50</w:t>
            </w:r>
          </w:p>
        </w:tc>
      </w:tr>
      <w:tr w:rsidR="00F92B3F" w:rsidRPr="00383F33" w14:paraId="0FEC5DDF" w14:textId="77777777" w:rsidTr="00E65D3D">
        <w:tc>
          <w:tcPr>
            <w:tcW w:w="2476" w:type="pct"/>
            <w:gridSpan w:val="3"/>
            <w:tcBorders>
              <w:top w:val="single" w:sz="4" w:space="0" w:color="auto"/>
              <w:left w:val="single" w:sz="4" w:space="0" w:color="auto"/>
              <w:bottom w:val="single" w:sz="4" w:space="0" w:color="auto"/>
              <w:right w:val="single" w:sz="4" w:space="0" w:color="auto"/>
            </w:tcBorders>
            <w:shd w:val="clear" w:color="auto" w:fill="auto"/>
            <w:vAlign w:val="center"/>
          </w:tcPr>
          <w:p w14:paraId="72E33484" w14:textId="1676041B" w:rsidR="00F92B3F" w:rsidRPr="00383F33" w:rsidRDefault="00530CD8" w:rsidP="00383F33">
            <w:pPr>
              <w:spacing w:line="288" w:lineRule="auto"/>
              <w:jc w:val="left"/>
              <w:rPr>
                <w:rFonts w:ascii="Georgia" w:hAnsi="Georgia" w:cstheme="minorHAnsi"/>
                <w:b/>
                <w:sz w:val="20"/>
                <w:lang w:val="pt-BR"/>
              </w:rPr>
            </w:pPr>
            <w:r w:rsidRPr="00383F33">
              <w:rPr>
                <w:rFonts w:ascii="Georgia" w:hAnsi="Georgia" w:cstheme="minorHAnsi"/>
                <w:b/>
                <w:sz w:val="20"/>
                <w:lang w:val="pt-BR"/>
              </w:rPr>
              <w:t>Documento</w:t>
            </w:r>
            <w:r w:rsidR="00F92B3F" w:rsidRPr="00383F33">
              <w:rPr>
                <w:rFonts w:ascii="Georgia" w:hAnsi="Georgia" w:cstheme="minorHAnsi"/>
                <w:b/>
                <w:sz w:val="20"/>
                <w:lang w:val="pt-BR"/>
              </w:rPr>
              <w:t xml:space="preserve"> de </w:t>
            </w:r>
            <w:r w:rsidR="00082FFB" w:rsidRPr="00383F33">
              <w:rPr>
                <w:rFonts w:ascii="Georgia" w:hAnsi="Georgia" w:cstheme="minorHAnsi"/>
                <w:b/>
                <w:sz w:val="20"/>
                <w:lang w:val="pt-BR"/>
              </w:rPr>
              <w:t>i</w:t>
            </w:r>
            <w:r w:rsidR="00F92B3F" w:rsidRPr="00383F33">
              <w:rPr>
                <w:rFonts w:ascii="Georgia" w:hAnsi="Georgia" w:cstheme="minorHAnsi"/>
                <w:b/>
                <w:sz w:val="20"/>
                <w:lang w:val="pt-BR"/>
              </w:rPr>
              <w:t xml:space="preserve">dentidade: </w:t>
            </w:r>
            <w:r w:rsidR="00F92B3F" w:rsidRPr="00383F33">
              <w:rPr>
                <w:rFonts w:ascii="Georgia" w:hAnsi="Georgia" w:cstheme="minorHAnsi"/>
                <w:sz w:val="20"/>
                <w:lang w:val="pt-BR"/>
              </w:rPr>
              <w:t>[</w:t>
            </w:r>
            <w:r w:rsidR="00F92B3F" w:rsidRPr="00383F33">
              <w:rPr>
                <w:rFonts w:ascii="Georgia" w:hAnsi="Georgia" w:cstheme="minorHAnsi"/>
                <w:sz w:val="20"/>
                <w:highlight w:val="lightGray"/>
                <w:lang w:val="pt-BR"/>
              </w:rPr>
              <w:t>•</w:t>
            </w:r>
            <w:r w:rsidR="00F92B3F" w:rsidRPr="00383F33">
              <w:rPr>
                <w:rFonts w:ascii="Georgia" w:hAnsi="Georgia" w:cstheme="minorHAnsi"/>
                <w:sz w:val="20"/>
                <w:lang w:val="pt-BR"/>
              </w:rPr>
              <w:t>]</w:t>
            </w:r>
          </w:p>
        </w:tc>
        <w:tc>
          <w:tcPr>
            <w:tcW w:w="2524" w:type="pct"/>
            <w:gridSpan w:val="3"/>
            <w:tcBorders>
              <w:top w:val="single" w:sz="4" w:space="0" w:color="auto"/>
              <w:left w:val="single" w:sz="4" w:space="0" w:color="auto"/>
              <w:bottom w:val="single" w:sz="4" w:space="0" w:color="auto"/>
              <w:right w:val="single" w:sz="4" w:space="0" w:color="auto"/>
            </w:tcBorders>
            <w:shd w:val="clear" w:color="auto" w:fill="auto"/>
            <w:vAlign w:val="center"/>
          </w:tcPr>
          <w:p w14:paraId="1162A1F8" w14:textId="003440B9" w:rsidR="00F92B3F" w:rsidRPr="00383F33" w:rsidDel="00F92B3F" w:rsidRDefault="00F92B3F" w:rsidP="00383F33">
            <w:pPr>
              <w:spacing w:line="288" w:lineRule="auto"/>
              <w:jc w:val="left"/>
              <w:rPr>
                <w:rFonts w:ascii="Georgia" w:hAnsi="Georgia" w:cstheme="minorHAnsi"/>
                <w:b/>
                <w:sz w:val="20"/>
                <w:lang w:val="pt-BR"/>
              </w:rPr>
            </w:pPr>
            <w:r w:rsidRPr="00383F33">
              <w:rPr>
                <w:rFonts w:ascii="Georgia" w:hAnsi="Georgia" w:cstheme="minorHAnsi"/>
                <w:b/>
                <w:sz w:val="20"/>
                <w:lang w:val="pt-BR"/>
              </w:rPr>
              <w:t xml:space="preserve">Órgão </w:t>
            </w:r>
            <w:r w:rsidR="00082FFB" w:rsidRPr="00383F33">
              <w:rPr>
                <w:rFonts w:ascii="Georgia" w:hAnsi="Georgia" w:cstheme="minorHAnsi"/>
                <w:b/>
                <w:sz w:val="20"/>
                <w:lang w:val="pt-BR"/>
              </w:rPr>
              <w:t>e</w:t>
            </w:r>
            <w:r w:rsidR="00530CD8" w:rsidRPr="00383F33">
              <w:rPr>
                <w:rFonts w:ascii="Georgia" w:hAnsi="Georgia" w:cstheme="minorHAnsi"/>
                <w:b/>
                <w:sz w:val="20"/>
                <w:lang w:val="pt-BR"/>
              </w:rPr>
              <w:t>xpedidor</w:t>
            </w:r>
            <w:r w:rsidRPr="00383F33">
              <w:rPr>
                <w:rFonts w:ascii="Georgia" w:hAnsi="Georgia" w:cstheme="minorHAnsi"/>
                <w:b/>
                <w:sz w:val="20"/>
                <w:lang w:val="pt-BR"/>
              </w:rPr>
              <w:t xml:space="preserve">: </w:t>
            </w:r>
            <w:r w:rsidRPr="00383F33">
              <w:rPr>
                <w:rFonts w:ascii="Georgia" w:hAnsi="Georgia" w:cstheme="minorHAnsi"/>
                <w:sz w:val="20"/>
                <w:lang w:val="pt-BR"/>
              </w:rPr>
              <w:t>[</w:t>
            </w:r>
            <w:r w:rsidRPr="00383F33">
              <w:rPr>
                <w:rFonts w:ascii="Georgia" w:hAnsi="Georgia" w:cstheme="minorHAnsi"/>
                <w:sz w:val="20"/>
                <w:highlight w:val="lightGray"/>
                <w:lang w:val="pt-BR"/>
              </w:rPr>
              <w:t>•</w:t>
            </w:r>
            <w:r w:rsidRPr="00383F33">
              <w:rPr>
                <w:rFonts w:ascii="Georgia" w:hAnsi="Georgia" w:cstheme="minorHAnsi"/>
                <w:sz w:val="20"/>
                <w:lang w:val="pt-BR"/>
              </w:rPr>
              <w:t>]</w:t>
            </w:r>
          </w:p>
        </w:tc>
      </w:tr>
      <w:tr w:rsidR="00A74AB6" w:rsidRPr="00383F33" w14:paraId="796CCD80" w14:textId="77777777" w:rsidTr="00E65D3D">
        <w:tc>
          <w:tcPr>
            <w:tcW w:w="5000" w:type="pct"/>
            <w:gridSpan w:val="6"/>
            <w:tcBorders>
              <w:top w:val="single" w:sz="4" w:space="0" w:color="auto"/>
              <w:left w:val="single" w:sz="4" w:space="0" w:color="auto"/>
              <w:bottom w:val="single" w:sz="4" w:space="0" w:color="auto"/>
              <w:right w:val="single" w:sz="4" w:space="0" w:color="auto"/>
            </w:tcBorders>
            <w:shd w:val="clear" w:color="auto" w:fill="auto"/>
            <w:vAlign w:val="center"/>
          </w:tcPr>
          <w:p w14:paraId="2E39C5FA" w14:textId="4AD46443" w:rsidR="00A74AB6" w:rsidRPr="00383F33" w:rsidRDefault="00A74AB6" w:rsidP="00383F33">
            <w:pPr>
              <w:pStyle w:val="Cabealho"/>
              <w:tabs>
                <w:tab w:val="left" w:pos="708"/>
              </w:tabs>
              <w:spacing w:line="288" w:lineRule="auto"/>
              <w:jc w:val="left"/>
              <w:rPr>
                <w:rFonts w:ascii="Georgia" w:hAnsi="Georgia" w:cstheme="minorHAnsi"/>
                <w:b/>
                <w:bCs/>
                <w:sz w:val="20"/>
                <w:lang w:val="pt-BR"/>
              </w:rPr>
            </w:pPr>
            <w:r w:rsidRPr="00383F33">
              <w:rPr>
                <w:rFonts w:ascii="Georgia" w:hAnsi="Georgia" w:cstheme="minorHAnsi"/>
                <w:b/>
                <w:sz w:val="20"/>
                <w:lang w:val="pt-BR"/>
              </w:rPr>
              <w:t xml:space="preserve">Endereço: </w:t>
            </w:r>
            <w:r w:rsidR="008C2145" w:rsidRPr="00383F33">
              <w:rPr>
                <w:rFonts w:ascii="Georgia" w:hAnsi="Georgia" w:cstheme="minorHAnsi"/>
                <w:sz w:val="20"/>
                <w:lang w:val="pt-BR"/>
              </w:rPr>
              <w:t>[</w:t>
            </w:r>
            <w:r w:rsidR="008C2145" w:rsidRPr="00383F33">
              <w:rPr>
                <w:rFonts w:ascii="Georgia" w:hAnsi="Georgia" w:cstheme="minorHAnsi"/>
                <w:sz w:val="20"/>
                <w:highlight w:val="lightGray"/>
                <w:lang w:val="pt-BR"/>
              </w:rPr>
              <w:t>•</w:t>
            </w:r>
            <w:r w:rsidR="008C2145" w:rsidRPr="00383F33">
              <w:rPr>
                <w:rFonts w:ascii="Georgia" w:hAnsi="Georgia" w:cstheme="minorHAnsi"/>
                <w:sz w:val="20"/>
                <w:lang w:val="pt-BR"/>
              </w:rPr>
              <w:t>]</w:t>
            </w:r>
          </w:p>
        </w:tc>
      </w:tr>
      <w:tr w:rsidR="00A74AB6" w:rsidRPr="00383F33" w14:paraId="196E4F92" w14:textId="77777777" w:rsidTr="00E65D3D">
        <w:tc>
          <w:tcPr>
            <w:tcW w:w="1239" w:type="pct"/>
            <w:tcBorders>
              <w:top w:val="single" w:sz="4" w:space="0" w:color="auto"/>
              <w:left w:val="single" w:sz="4" w:space="0" w:color="auto"/>
              <w:bottom w:val="single" w:sz="4" w:space="0" w:color="auto"/>
              <w:right w:val="single" w:sz="4" w:space="0" w:color="auto"/>
            </w:tcBorders>
            <w:shd w:val="clear" w:color="auto" w:fill="auto"/>
            <w:vAlign w:val="center"/>
          </w:tcPr>
          <w:p w14:paraId="5E14A4DB" w14:textId="51173B07" w:rsidR="00A74AB6" w:rsidRPr="00383F33" w:rsidRDefault="00A74AB6" w:rsidP="00383F33">
            <w:pPr>
              <w:pStyle w:val="Cabealho"/>
              <w:tabs>
                <w:tab w:val="left" w:pos="708"/>
              </w:tabs>
              <w:spacing w:line="288" w:lineRule="auto"/>
              <w:jc w:val="left"/>
              <w:rPr>
                <w:rFonts w:ascii="Georgia" w:hAnsi="Georgia" w:cstheme="minorHAnsi"/>
                <w:b/>
                <w:sz w:val="20"/>
                <w:lang w:val="pt-BR"/>
              </w:rPr>
            </w:pPr>
            <w:r w:rsidRPr="00383F33">
              <w:rPr>
                <w:rFonts w:ascii="Georgia" w:hAnsi="Georgia" w:cstheme="minorHAnsi"/>
                <w:b/>
                <w:sz w:val="20"/>
                <w:lang w:val="pt-BR"/>
              </w:rPr>
              <w:t xml:space="preserve">Bairro: </w:t>
            </w:r>
            <w:r w:rsidR="008C2145" w:rsidRPr="00383F33">
              <w:rPr>
                <w:rFonts w:ascii="Georgia" w:hAnsi="Georgia" w:cstheme="minorHAnsi"/>
                <w:sz w:val="20"/>
                <w:lang w:val="pt-BR"/>
              </w:rPr>
              <w:t>[</w:t>
            </w:r>
            <w:r w:rsidR="008C2145" w:rsidRPr="00383F33">
              <w:rPr>
                <w:rFonts w:ascii="Georgia" w:hAnsi="Georgia" w:cstheme="minorHAnsi"/>
                <w:sz w:val="20"/>
                <w:highlight w:val="lightGray"/>
                <w:lang w:val="pt-BR"/>
              </w:rPr>
              <w:t>•</w:t>
            </w:r>
            <w:r w:rsidR="008C2145" w:rsidRPr="00383F33">
              <w:rPr>
                <w:rFonts w:ascii="Georgia" w:hAnsi="Georgia" w:cstheme="minorHAnsi"/>
                <w:sz w:val="20"/>
                <w:lang w:val="pt-BR"/>
              </w:rPr>
              <w:t>]</w:t>
            </w:r>
          </w:p>
        </w:tc>
        <w:tc>
          <w:tcPr>
            <w:tcW w:w="1238" w:type="pct"/>
            <w:gridSpan w:val="2"/>
            <w:tcBorders>
              <w:top w:val="single" w:sz="4" w:space="0" w:color="auto"/>
              <w:left w:val="single" w:sz="4" w:space="0" w:color="auto"/>
              <w:bottom w:val="single" w:sz="4" w:space="0" w:color="auto"/>
              <w:right w:val="single" w:sz="4" w:space="0" w:color="auto"/>
            </w:tcBorders>
            <w:shd w:val="clear" w:color="auto" w:fill="auto"/>
            <w:vAlign w:val="center"/>
          </w:tcPr>
          <w:p w14:paraId="59053B0D" w14:textId="03404979" w:rsidR="00A74AB6" w:rsidRPr="00383F33" w:rsidRDefault="00A74AB6" w:rsidP="00383F33">
            <w:pPr>
              <w:spacing w:line="288" w:lineRule="auto"/>
              <w:jc w:val="left"/>
              <w:rPr>
                <w:rFonts w:ascii="Georgia" w:hAnsi="Georgia" w:cstheme="minorHAnsi"/>
                <w:sz w:val="20"/>
                <w:lang w:val="pt-BR"/>
              </w:rPr>
            </w:pPr>
            <w:r w:rsidRPr="00383F33">
              <w:rPr>
                <w:rFonts w:ascii="Georgia" w:hAnsi="Georgia" w:cstheme="minorHAnsi"/>
                <w:b/>
                <w:sz w:val="20"/>
                <w:lang w:val="pt-BR"/>
              </w:rPr>
              <w:t xml:space="preserve">CEP: </w:t>
            </w:r>
            <w:r w:rsidR="008C2145" w:rsidRPr="00383F33">
              <w:rPr>
                <w:rFonts w:ascii="Georgia" w:hAnsi="Georgia" w:cstheme="minorHAnsi"/>
                <w:sz w:val="20"/>
                <w:lang w:val="pt-BR"/>
              </w:rPr>
              <w:t>[</w:t>
            </w:r>
            <w:r w:rsidR="008C2145" w:rsidRPr="00383F33">
              <w:rPr>
                <w:rFonts w:ascii="Georgia" w:hAnsi="Georgia" w:cstheme="minorHAnsi"/>
                <w:sz w:val="20"/>
                <w:highlight w:val="lightGray"/>
                <w:lang w:val="pt-BR"/>
              </w:rPr>
              <w:t>•</w:t>
            </w:r>
            <w:r w:rsidR="008C2145" w:rsidRPr="00383F33">
              <w:rPr>
                <w:rFonts w:ascii="Georgia" w:hAnsi="Georgia" w:cstheme="minorHAnsi"/>
                <w:sz w:val="20"/>
                <w:lang w:val="pt-BR"/>
              </w:rPr>
              <w:t>]</w:t>
            </w:r>
          </w:p>
        </w:tc>
        <w:tc>
          <w:tcPr>
            <w:tcW w:w="1861" w:type="pct"/>
            <w:gridSpan w:val="2"/>
            <w:tcBorders>
              <w:top w:val="single" w:sz="4" w:space="0" w:color="auto"/>
              <w:left w:val="single" w:sz="4" w:space="0" w:color="auto"/>
              <w:bottom w:val="single" w:sz="4" w:space="0" w:color="auto"/>
              <w:right w:val="single" w:sz="4" w:space="0" w:color="auto"/>
            </w:tcBorders>
            <w:shd w:val="clear" w:color="auto" w:fill="auto"/>
            <w:vAlign w:val="center"/>
          </w:tcPr>
          <w:p w14:paraId="38B7453A" w14:textId="544F56D6" w:rsidR="00A74AB6" w:rsidRPr="00383F33" w:rsidRDefault="00A74AB6" w:rsidP="00383F33">
            <w:pPr>
              <w:spacing w:line="288" w:lineRule="auto"/>
              <w:jc w:val="left"/>
              <w:rPr>
                <w:rFonts w:ascii="Georgia" w:hAnsi="Georgia" w:cstheme="minorHAnsi"/>
                <w:sz w:val="20"/>
                <w:lang w:val="pt-BR"/>
              </w:rPr>
            </w:pPr>
            <w:r w:rsidRPr="00383F33">
              <w:rPr>
                <w:rFonts w:ascii="Georgia" w:hAnsi="Georgia" w:cstheme="minorHAnsi"/>
                <w:b/>
                <w:sz w:val="20"/>
                <w:lang w:val="pt-BR"/>
              </w:rPr>
              <w:t xml:space="preserve">Cidade: </w:t>
            </w:r>
            <w:r w:rsidR="008C2145" w:rsidRPr="00383F33">
              <w:rPr>
                <w:rFonts w:ascii="Georgia" w:hAnsi="Georgia" w:cstheme="minorHAnsi"/>
                <w:sz w:val="20"/>
                <w:lang w:val="pt-BR"/>
              </w:rPr>
              <w:t>[</w:t>
            </w:r>
            <w:r w:rsidR="008C2145" w:rsidRPr="00383F33">
              <w:rPr>
                <w:rFonts w:ascii="Georgia" w:hAnsi="Georgia" w:cstheme="minorHAnsi"/>
                <w:sz w:val="20"/>
                <w:highlight w:val="lightGray"/>
                <w:lang w:val="pt-BR"/>
              </w:rPr>
              <w:t>•</w:t>
            </w:r>
            <w:r w:rsidR="008C2145" w:rsidRPr="00383F33">
              <w:rPr>
                <w:rFonts w:ascii="Georgia" w:hAnsi="Georgia" w:cstheme="minorHAnsi"/>
                <w:sz w:val="20"/>
                <w:lang w:val="pt-BR"/>
              </w:rPr>
              <w:t>]</w:t>
            </w:r>
          </w:p>
        </w:tc>
        <w:tc>
          <w:tcPr>
            <w:tcW w:w="663" w:type="pct"/>
            <w:tcBorders>
              <w:top w:val="single" w:sz="4" w:space="0" w:color="auto"/>
              <w:left w:val="single" w:sz="4" w:space="0" w:color="auto"/>
              <w:bottom w:val="single" w:sz="4" w:space="0" w:color="auto"/>
              <w:right w:val="single" w:sz="4" w:space="0" w:color="auto"/>
            </w:tcBorders>
            <w:shd w:val="clear" w:color="auto" w:fill="auto"/>
            <w:vAlign w:val="center"/>
          </w:tcPr>
          <w:p w14:paraId="7696FCD4" w14:textId="1483BD48" w:rsidR="00A74AB6" w:rsidRPr="00383F33" w:rsidRDefault="00A74AB6" w:rsidP="00383F33">
            <w:pPr>
              <w:spacing w:line="288" w:lineRule="auto"/>
              <w:jc w:val="left"/>
              <w:rPr>
                <w:rFonts w:ascii="Georgia" w:hAnsi="Georgia" w:cstheme="minorHAnsi"/>
                <w:sz w:val="20"/>
                <w:lang w:val="pt-BR"/>
              </w:rPr>
            </w:pPr>
            <w:r w:rsidRPr="00383F33">
              <w:rPr>
                <w:rFonts w:ascii="Georgia" w:hAnsi="Georgia" w:cstheme="minorHAnsi"/>
                <w:b/>
                <w:sz w:val="20"/>
                <w:lang w:val="pt-BR"/>
              </w:rPr>
              <w:t xml:space="preserve">UF: </w:t>
            </w:r>
            <w:r w:rsidR="008C2145" w:rsidRPr="00383F33">
              <w:rPr>
                <w:rFonts w:ascii="Georgia" w:hAnsi="Georgia" w:cstheme="minorHAnsi"/>
                <w:sz w:val="20"/>
                <w:lang w:val="pt-BR"/>
              </w:rPr>
              <w:t>[</w:t>
            </w:r>
            <w:r w:rsidR="008C2145" w:rsidRPr="00383F33">
              <w:rPr>
                <w:rFonts w:ascii="Georgia" w:hAnsi="Georgia" w:cstheme="minorHAnsi"/>
                <w:sz w:val="20"/>
                <w:highlight w:val="lightGray"/>
                <w:lang w:val="pt-BR"/>
              </w:rPr>
              <w:t>•</w:t>
            </w:r>
            <w:r w:rsidR="008C2145" w:rsidRPr="00383F33">
              <w:rPr>
                <w:rFonts w:ascii="Georgia" w:hAnsi="Georgia" w:cstheme="minorHAnsi"/>
                <w:sz w:val="20"/>
                <w:lang w:val="pt-BR"/>
              </w:rPr>
              <w:t>]</w:t>
            </w:r>
          </w:p>
        </w:tc>
      </w:tr>
      <w:tr w:rsidR="00E65D3D" w:rsidRPr="00383F33" w14:paraId="260C3D26" w14:textId="77777777" w:rsidTr="00E65D3D">
        <w:tc>
          <w:tcPr>
            <w:tcW w:w="1666" w:type="pct"/>
            <w:gridSpan w:val="2"/>
            <w:tcBorders>
              <w:top w:val="single" w:sz="4" w:space="0" w:color="auto"/>
              <w:left w:val="single" w:sz="4" w:space="0" w:color="auto"/>
              <w:bottom w:val="single" w:sz="4" w:space="0" w:color="auto"/>
              <w:right w:val="single" w:sz="4" w:space="0" w:color="auto"/>
            </w:tcBorders>
            <w:shd w:val="clear" w:color="auto" w:fill="auto"/>
            <w:vAlign w:val="center"/>
          </w:tcPr>
          <w:p w14:paraId="7626701E" w14:textId="51716783" w:rsidR="00E65D3D" w:rsidRPr="00383F33" w:rsidRDefault="00E65D3D" w:rsidP="00383F33">
            <w:pPr>
              <w:spacing w:line="288" w:lineRule="auto"/>
              <w:jc w:val="left"/>
              <w:rPr>
                <w:rFonts w:ascii="Georgia" w:hAnsi="Georgia" w:cstheme="minorHAnsi"/>
                <w:b/>
                <w:sz w:val="20"/>
                <w:lang w:val="pt-BR"/>
              </w:rPr>
            </w:pPr>
            <w:r w:rsidRPr="00383F33">
              <w:rPr>
                <w:rFonts w:ascii="Georgia" w:hAnsi="Georgia" w:cstheme="minorHAnsi"/>
                <w:b/>
                <w:sz w:val="20"/>
                <w:lang w:val="pt-BR"/>
              </w:rPr>
              <w:t xml:space="preserve">Nacionalidade: </w:t>
            </w:r>
            <w:r w:rsidRPr="00383F33">
              <w:rPr>
                <w:rFonts w:ascii="Georgia" w:hAnsi="Georgia" w:cstheme="minorHAnsi"/>
                <w:sz w:val="20"/>
                <w:lang w:val="pt-BR"/>
              </w:rPr>
              <w:t>[</w:t>
            </w:r>
            <w:r w:rsidRPr="00383F33">
              <w:rPr>
                <w:rFonts w:ascii="Georgia" w:hAnsi="Georgia" w:cstheme="minorHAnsi"/>
                <w:sz w:val="20"/>
                <w:highlight w:val="lightGray"/>
                <w:lang w:val="pt-BR"/>
              </w:rPr>
              <w:t>•</w:t>
            </w:r>
            <w:r w:rsidRPr="00383F33">
              <w:rPr>
                <w:rFonts w:ascii="Georgia" w:hAnsi="Georgia" w:cstheme="minorHAnsi"/>
                <w:sz w:val="20"/>
                <w:lang w:val="pt-BR"/>
              </w:rPr>
              <w:t>]</w:t>
            </w:r>
          </w:p>
        </w:tc>
        <w:tc>
          <w:tcPr>
            <w:tcW w:w="1667" w:type="pct"/>
            <w:gridSpan w:val="2"/>
            <w:tcBorders>
              <w:top w:val="single" w:sz="4" w:space="0" w:color="auto"/>
              <w:left w:val="single" w:sz="4" w:space="0" w:color="auto"/>
              <w:bottom w:val="single" w:sz="4" w:space="0" w:color="auto"/>
              <w:right w:val="single" w:sz="4" w:space="0" w:color="auto"/>
            </w:tcBorders>
            <w:shd w:val="clear" w:color="auto" w:fill="auto"/>
            <w:vAlign w:val="center"/>
          </w:tcPr>
          <w:p w14:paraId="3BA81720" w14:textId="4E99A09A" w:rsidR="00E65D3D" w:rsidRPr="00383F33" w:rsidRDefault="00E65D3D" w:rsidP="00383F33">
            <w:pPr>
              <w:spacing w:line="288" w:lineRule="auto"/>
              <w:jc w:val="left"/>
              <w:rPr>
                <w:rFonts w:ascii="Georgia" w:hAnsi="Georgia" w:cstheme="minorHAnsi"/>
                <w:b/>
                <w:sz w:val="20"/>
                <w:lang w:val="pt-BR"/>
              </w:rPr>
            </w:pPr>
            <w:r w:rsidRPr="00383F33">
              <w:rPr>
                <w:rFonts w:ascii="Georgia" w:hAnsi="Georgia" w:cstheme="minorHAnsi"/>
                <w:b/>
                <w:sz w:val="20"/>
                <w:lang w:val="pt-BR"/>
              </w:rPr>
              <w:t xml:space="preserve">Estado civil: </w:t>
            </w:r>
            <w:r w:rsidRPr="00383F33">
              <w:rPr>
                <w:rFonts w:ascii="Georgia" w:hAnsi="Georgia" w:cstheme="minorHAnsi"/>
                <w:sz w:val="20"/>
                <w:lang w:val="pt-BR"/>
              </w:rPr>
              <w:t>[</w:t>
            </w:r>
            <w:r w:rsidRPr="00383F33">
              <w:rPr>
                <w:rFonts w:ascii="Georgia" w:hAnsi="Georgia" w:cstheme="minorHAnsi"/>
                <w:sz w:val="20"/>
                <w:highlight w:val="lightGray"/>
                <w:lang w:val="pt-BR"/>
              </w:rPr>
              <w:t>•</w:t>
            </w:r>
            <w:r w:rsidRPr="00383F33">
              <w:rPr>
                <w:rFonts w:ascii="Georgia" w:hAnsi="Georgia" w:cstheme="minorHAnsi"/>
                <w:sz w:val="20"/>
                <w:lang w:val="pt-BR"/>
              </w:rPr>
              <w:t>]</w:t>
            </w:r>
          </w:p>
        </w:tc>
        <w:tc>
          <w:tcPr>
            <w:tcW w:w="1667" w:type="pct"/>
            <w:gridSpan w:val="2"/>
            <w:tcBorders>
              <w:top w:val="single" w:sz="4" w:space="0" w:color="auto"/>
              <w:left w:val="single" w:sz="4" w:space="0" w:color="auto"/>
              <w:bottom w:val="single" w:sz="4" w:space="0" w:color="auto"/>
              <w:right w:val="single" w:sz="4" w:space="0" w:color="auto"/>
            </w:tcBorders>
            <w:shd w:val="clear" w:color="auto" w:fill="auto"/>
            <w:vAlign w:val="center"/>
          </w:tcPr>
          <w:p w14:paraId="3A8BF394" w14:textId="76B32263" w:rsidR="00E65D3D" w:rsidRPr="00383F33" w:rsidRDefault="00E65D3D" w:rsidP="00383F33">
            <w:pPr>
              <w:spacing w:line="288" w:lineRule="auto"/>
              <w:jc w:val="left"/>
              <w:rPr>
                <w:rFonts w:ascii="Georgia" w:hAnsi="Georgia" w:cstheme="minorHAnsi"/>
                <w:b/>
                <w:sz w:val="20"/>
                <w:lang w:val="pt-BR"/>
              </w:rPr>
            </w:pPr>
            <w:r w:rsidRPr="00383F33">
              <w:rPr>
                <w:rFonts w:ascii="Georgia" w:hAnsi="Georgia" w:cstheme="minorHAnsi"/>
                <w:b/>
                <w:sz w:val="20"/>
                <w:lang w:val="pt-BR"/>
              </w:rPr>
              <w:t xml:space="preserve">Profissão: </w:t>
            </w:r>
            <w:r w:rsidRPr="00383F33">
              <w:rPr>
                <w:rFonts w:ascii="Georgia" w:hAnsi="Georgia" w:cstheme="minorHAnsi"/>
                <w:sz w:val="20"/>
                <w:lang w:val="pt-BR"/>
              </w:rPr>
              <w:t>[</w:t>
            </w:r>
            <w:r w:rsidRPr="00383F33">
              <w:rPr>
                <w:rFonts w:ascii="Georgia" w:hAnsi="Georgia" w:cstheme="minorHAnsi"/>
                <w:sz w:val="20"/>
                <w:highlight w:val="lightGray"/>
                <w:lang w:val="pt-BR"/>
              </w:rPr>
              <w:t>•</w:t>
            </w:r>
            <w:r w:rsidRPr="00383F33">
              <w:rPr>
                <w:rFonts w:ascii="Georgia" w:hAnsi="Georgia" w:cstheme="minorHAnsi"/>
                <w:sz w:val="20"/>
                <w:lang w:val="pt-BR"/>
              </w:rPr>
              <w:t>]</w:t>
            </w:r>
          </w:p>
        </w:tc>
      </w:tr>
      <w:tr w:rsidR="00A74AB6" w:rsidRPr="00383F33" w14:paraId="447CD344" w14:textId="77777777" w:rsidTr="00E65D3D">
        <w:tc>
          <w:tcPr>
            <w:tcW w:w="2476" w:type="pct"/>
            <w:gridSpan w:val="3"/>
            <w:tcBorders>
              <w:top w:val="single" w:sz="4" w:space="0" w:color="auto"/>
              <w:left w:val="single" w:sz="4" w:space="0" w:color="auto"/>
              <w:bottom w:val="single" w:sz="4" w:space="0" w:color="auto"/>
              <w:right w:val="single" w:sz="4" w:space="0" w:color="auto"/>
            </w:tcBorders>
            <w:shd w:val="clear" w:color="auto" w:fill="auto"/>
            <w:vAlign w:val="center"/>
          </w:tcPr>
          <w:p w14:paraId="3E92A01D" w14:textId="3384D7E1" w:rsidR="00A74AB6" w:rsidRPr="00383F33" w:rsidRDefault="00A74AB6" w:rsidP="00383F33">
            <w:pPr>
              <w:spacing w:line="288" w:lineRule="auto"/>
              <w:jc w:val="left"/>
              <w:rPr>
                <w:rFonts w:ascii="Georgia" w:hAnsi="Georgia" w:cstheme="minorHAnsi"/>
                <w:b/>
                <w:sz w:val="20"/>
                <w:lang w:val="pt-BR"/>
              </w:rPr>
            </w:pPr>
            <w:r w:rsidRPr="00383F33">
              <w:rPr>
                <w:rFonts w:ascii="Georgia" w:hAnsi="Georgia" w:cstheme="minorHAnsi"/>
                <w:b/>
                <w:sz w:val="20"/>
                <w:lang w:val="pt-BR"/>
              </w:rPr>
              <w:t xml:space="preserve">Data de </w:t>
            </w:r>
            <w:r w:rsidR="00082FFB" w:rsidRPr="00383F33">
              <w:rPr>
                <w:rFonts w:ascii="Georgia" w:hAnsi="Georgia" w:cstheme="minorHAnsi"/>
                <w:b/>
                <w:sz w:val="20"/>
                <w:lang w:val="pt-BR"/>
              </w:rPr>
              <w:t>n</w:t>
            </w:r>
            <w:r w:rsidRPr="00383F33">
              <w:rPr>
                <w:rFonts w:ascii="Georgia" w:hAnsi="Georgia" w:cstheme="minorHAnsi"/>
                <w:b/>
                <w:sz w:val="20"/>
                <w:lang w:val="pt-BR"/>
              </w:rPr>
              <w:t xml:space="preserve">ascimento: </w:t>
            </w:r>
            <w:r w:rsidR="008C2145" w:rsidRPr="00383F33">
              <w:rPr>
                <w:rFonts w:ascii="Georgia" w:hAnsi="Georgia" w:cstheme="minorHAnsi"/>
                <w:sz w:val="20"/>
                <w:lang w:val="pt-BR"/>
              </w:rPr>
              <w:t>[</w:t>
            </w:r>
            <w:r w:rsidR="008C2145" w:rsidRPr="00383F33">
              <w:rPr>
                <w:rFonts w:ascii="Georgia" w:hAnsi="Georgia" w:cstheme="minorHAnsi"/>
                <w:sz w:val="20"/>
                <w:highlight w:val="lightGray"/>
                <w:lang w:val="pt-BR"/>
              </w:rPr>
              <w:t>•</w:t>
            </w:r>
            <w:r w:rsidR="008C2145" w:rsidRPr="00383F33">
              <w:rPr>
                <w:rFonts w:ascii="Georgia" w:hAnsi="Georgia" w:cstheme="minorHAnsi"/>
                <w:sz w:val="20"/>
                <w:lang w:val="pt-BR"/>
              </w:rPr>
              <w:t>]</w:t>
            </w:r>
          </w:p>
        </w:tc>
        <w:tc>
          <w:tcPr>
            <w:tcW w:w="2524" w:type="pct"/>
            <w:gridSpan w:val="3"/>
            <w:tcBorders>
              <w:top w:val="single" w:sz="4" w:space="0" w:color="auto"/>
              <w:left w:val="single" w:sz="4" w:space="0" w:color="auto"/>
              <w:bottom w:val="single" w:sz="4" w:space="0" w:color="auto"/>
              <w:right w:val="single" w:sz="4" w:space="0" w:color="auto"/>
            </w:tcBorders>
            <w:shd w:val="clear" w:color="auto" w:fill="auto"/>
            <w:vAlign w:val="center"/>
          </w:tcPr>
          <w:p w14:paraId="3F1FDD62" w14:textId="128AD0A7" w:rsidR="00A74AB6" w:rsidRPr="00383F33" w:rsidRDefault="00A74AB6" w:rsidP="00383F33">
            <w:pPr>
              <w:pStyle w:val="Cabealho"/>
              <w:tabs>
                <w:tab w:val="left" w:pos="708"/>
              </w:tabs>
              <w:spacing w:line="288" w:lineRule="auto"/>
              <w:jc w:val="left"/>
              <w:rPr>
                <w:rFonts w:ascii="Georgia" w:hAnsi="Georgia" w:cstheme="minorHAnsi"/>
                <w:b/>
                <w:sz w:val="20"/>
                <w:lang w:val="pt-BR"/>
              </w:rPr>
            </w:pPr>
            <w:r w:rsidRPr="00383F33">
              <w:rPr>
                <w:rFonts w:ascii="Georgia" w:hAnsi="Georgia" w:cstheme="minorHAnsi"/>
                <w:b/>
                <w:bCs/>
                <w:sz w:val="20"/>
                <w:lang w:val="pt-BR"/>
              </w:rPr>
              <w:t>Tel</w:t>
            </w:r>
            <w:r w:rsidR="00E65D3D" w:rsidRPr="00383F33">
              <w:rPr>
                <w:rFonts w:ascii="Georgia" w:hAnsi="Georgia" w:cstheme="minorHAnsi"/>
                <w:b/>
                <w:bCs/>
                <w:sz w:val="20"/>
                <w:lang w:val="pt-BR"/>
              </w:rPr>
              <w:t>efone</w:t>
            </w:r>
            <w:r w:rsidRPr="00383F33">
              <w:rPr>
                <w:rFonts w:ascii="Georgia" w:hAnsi="Georgia" w:cstheme="minorHAnsi"/>
                <w:b/>
                <w:bCs/>
                <w:sz w:val="20"/>
                <w:lang w:val="pt-BR"/>
              </w:rPr>
              <w:t xml:space="preserve">: </w:t>
            </w:r>
            <w:r w:rsidR="00E65D3D" w:rsidRPr="00383F33">
              <w:rPr>
                <w:rFonts w:ascii="Georgia" w:hAnsi="Georgia" w:cstheme="minorHAnsi"/>
                <w:sz w:val="20"/>
                <w:lang w:val="pt-BR"/>
              </w:rPr>
              <w:t>(</w:t>
            </w:r>
            <w:r w:rsidR="008C2145" w:rsidRPr="00383F33">
              <w:rPr>
                <w:rFonts w:ascii="Georgia" w:hAnsi="Georgia" w:cstheme="minorHAnsi"/>
                <w:sz w:val="20"/>
                <w:lang w:val="pt-BR"/>
              </w:rPr>
              <w:t>[</w:t>
            </w:r>
            <w:r w:rsidR="008C2145" w:rsidRPr="00383F33">
              <w:rPr>
                <w:rFonts w:ascii="Georgia" w:hAnsi="Georgia" w:cstheme="minorHAnsi"/>
                <w:sz w:val="20"/>
                <w:highlight w:val="lightGray"/>
                <w:lang w:val="pt-BR"/>
              </w:rPr>
              <w:t>•</w:t>
            </w:r>
            <w:r w:rsidR="008C2145" w:rsidRPr="00383F33">
              <w:rPr>
                <w:rFonts w:ascii="Georgia" w:hAnsi="Georgia" w:cstheme="minorHAnsi"/>
                <w:sz w:val="20"/>
                <w:lang w:val="pt-BR"/>
              </w:rPr>
              <w:t>]</w:t>
            </w:r>
            <w:r w:rsidR="00E65D3D" w:rsidRPr="00383F33">
              <w:rPr>
                <w:rFonts w:ascii="Georgia" w:hAnsi="Georgia" w:cstheme="minorHAnsi"/>
                <w:sz w:val="20"/>
                <w:lang w:val="pt-BR"/>
              </w:rPr>
              <w:t>) [</w:t>
            </w:r>
            <w:r w:rsidR="00E65D3D" w:rsidRPr="00383F33">
              <w:rPr>
                <w:rFonts w:ascii="Georgia" w:hAnsi="Georgia" w:cstheme="minorHAnsi"/>
                <w:sz w:val="20"/>
                <w:highlight w:val="lightGray"/>
                <w:lang w:val="pt-BR"/>
              </w:rPr>
              <w:t>•</w:t>
            </w:r>
            <w:r w:rsidR="00E65D3D" w:rsidRPr="00383F33">
              <w:rPr>
                <w:rFonts w:ascii="Georgia" w:hAnsi="Georgia" w:cstheme="minorHAnsi"/>
                <w:sz w:val="20"/>
                <w:lang w:val="pt-BR"/>
              </w:rPr>
              <w:t>]</w:t>
            </w:r>
          </w:p>
        </w:tc>
      </w:tr>
      <w:tr w:rsidR="00E65D3D" w:rsidRPr="00861848" w14:paraId="38693685" w14:textId="77777777" w:rsidTr="00E65D3D">
        <w:tc>
          <w:tcPr>
            <w:tcW w:w="5000" w:type="pct"/>
            <w:gridSpan w:val="6"/>
            <w:tcBorders>
              <w:top w:val="single" w:sz="4" w:space="0" w:color="auto"/>
              <w:left w:val="single" w:sz="4" w:space="0" w:color="auto"/>
              <w:bottom w:val="single" w:sz="4" w:space="0" w:color="auto"/>
              <w:right w:val="single" w:sz="4" w:space="0" w:color="auto"/>
            </w:tcBorders>
            <w:shd w:val="clear" w:color="auto" w:fill="auto"/>
            <w:vAlign w:val="center"/>
          </w:tcPr>
          <w:p w14:paraId="5B787D3B" w14:textId="62A3FD74" w:rsidR="00E65D3D" w:rsidRPr="00843401" w:rsidRDefault="00E65D3D" w:rsidP="00843401">
            <w:pPr>
              <w:rPr>
                <w:sz w:val="22"/>
                <w:lang w:val="pt-BR"/>
              </w:rPr>
            </w:pPr>
            <w:r w:rsidRPr="00383F33">
              <w:rPr>
                <w:rFonts w:ascii="Georgia" w:hAnsi="Georgia" w:cstheme="minorHAnsi"/>
                <w:b/>
                <w:bCs/>
                <w:sz w:val="20"/>
                <w:lang w:val="pt-BR"/>
              </w:rPr>
              <w:t xml:space="preserve">E-mail (para </w:t>
            </w:r>
            <w:r w:rsidR="0016720B">
              <w:rPr>
                <w:rFonts w:ascii="Georgia" w:hAnsi="Georgia" w:cstheme="minorHAnsi"/>
                <w:b/>
                <w:bCs/>
                <w:sz w:val="20"/>
                <w:lang w:val="pt-BR"/>
              </w:rPr>
              <w:t xml:space="preserve">recebimento de </w:t>
            </w:r>
            <w:r w:rsidRPr="00383F33">
              <w:rPr>
                <w:rFonts w:ascii="Georgia" w:hAnsi="Georgia" w:cstheme="minorHAnsi"/>
                <w:b/>
                <w:bCs/>
                <w:sz w:val="20"/>
                <w:lang w:val="pt-BR"/>
              </w:rPr>
              <w:t xml:space="preserve">comunicações sobre o Fundo): </w:t>
            </w:r>
            <w:r w:rsidR="00571811" w:rsidRPr="00571811">
              <w:rPr>
                <w:lang w:val="pt-BR"/>
              </w:rPr>
              <w:t>Ol-cadastroaplicacao-local@btgpactual.com</w:t>
            </w:r>
          </w:p>
        </w:tc>
      </w:tr>
    </w:tbl>
    <w:p w14:paraId="03C1A94E" w14:textId="77777777" w:rsidR="00A74AB6" w:rsidRPr="00383F33" w:rsidRDefault="00A74AB6" w:rsidP="00383F33">
      <w:pPr>
        <w:spacing w:line="288" w:lineRule="auto"/>
        <w:rPr>
          <w:rFonts w:ascii="Georgia" w:hAnsi="Georgia" w:cstheme="minorHAnsi"/>
          <w:sz w:val="22"/>
          <w:szCs w:val="22"/>
          <w:lang w:val="pt-BR"/>
        </w:rPr>
      </w:pPr>
    </w:p>
    <w:p w14:paraId="3788C165" w14:textId="77777777" w:rsidR="00A74AB6" w:rsidRPr="00383F33" w:rsidRDefault="00A74AB6" w:rsidP="00383F33">
      <w:pPr>
        <w:pStyle w:val="Ttulo"/>
        <w:keepNext/>
        <w:widowControl/>
        <w:spacing w:line="288" w:lineRule="auto"/>
        <w:contextualSpacing w:val="0"/>
      </w:pPr>
      <w:r w:rsidRPr="00383F33">
        <w:t>Representante Legal (se for o caso)</w:t>
      </w:r>
    </w:p>
    <w:tbl>
      <w:tblPr>
        <w:tblW w:w="4947"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70" w:type="dxa"/>
          <w:right w:w="70" w:type="dxa"/>
        </w:tblCellMar>
        <w:tblLook w:val="04A0" w:firstRow="1" w:lastRow="0" w:firstColumn="1" w:lastColumn="0" w:noHBand="0" w:noVBand="1"/>
      </w:tblPr>
      <w:tblGrid>
        <w:gridCol w:w="9634"/>
      </w:tblGrid>
      <w:tr w:rsidR="00A74AB6" w:rsidRPr="00ED68F8" w14:paraId="2A70D503" w14:textId="77777777" w:rsidTr="00ED68F8">
        <w:trPr>
          <w:jc w:val="center"/>
        </w:trPr>
        <w:tc>
          <w:tcPr>
            <w:tcW w:w="5000" w:type="pct"/>
            <w:tcBorders>
              <w:top w:val="single" w:sz="4" w:space="0" w:color="auto"/>
              <w:left w:val="single" w:sz="4" w:space="0" w:color="auto"/>
              <w:bottom w:val="single" w:sz="4" w:space="0" w:color="auto"/>
              <w:right w:val="single" w:sz="4" w:space="0" w:color="auto"/>
            </w:tcBorders>
            <w:hideMark/>
          </w:tcPr>
          <w:p w14:paraId="1470120A" w14:textId="31F371BD" w:rsidR="00A74AB6" w:rsidRPr="00383F33" w:rsidRDefault="00A74AB6" w:rsidP="00383F33">
            <w:pPr>
              <w:spacing w:line="288" w:lineRule="auto"/>
              <w:rPr>
                <w:rFonts w:ascii="Georgia" w:hAnsi="Georgia" w:cstheme="minorHAnsi"/>
                <w:b/>
                <w:bCs/>
                <w:sz w:val="20"/>
                <w:lang w:val="pt-BR"/>
              </w:rPr>
            </w:pPr>
            <w:r w:rsidRPr="00383F33">
              <w:rPr>
                <w:rFonts w:ascii="Georgia" w:hAnsi="Georgia" w:cstheme="minorHAnsi"/>
                <w:b/>
                <w:bCs/>
                <w:sz w:val="20"/>
                <w:lang w:val="pt-BR"/>
              </w:rPr>
              <w:t xml:space="preserve">Nome: </w:t>
            </w:r>
            <w:r w:rsidR="00ED68F8">
              <w:rPr>
                <w:rFonts w:ascii="Georgia" w:hAnsi="Georgia" w:cstheme="minorHAnsi"/>
                <w:sz w:val="20"/>
                <w:lang w:val="pt-BR"/>
              </w:rPr>
              <w:t>Ana Carolina Mendonça</w:t>
            </w:r>
          </w:p>
        </w:tc>
      </w:tr>
      <w:tr w:rsidR="00E65D3D" w:rsidRPr="00383F33" w14:paraId="3A8A03A2" w14:textId="77777777" w:rsidTr="00ED68F8">
        <w:trPr>
          <w:jc w:val="center"/>
        </w:trPr>
        <w:tc>
          <w:tcPr>
            <w:tcW w:w="5000" w:type="pct"/>
            <w:tcBorders>
              <w:top w:val="single" w:sz="4" w:space="0" w:color="auto"/>
              <w:left w:val="single" w:sz="4" w:space="0" w:color="auto"/>
              <w:bottom w:val="single" w:sz="4" w:space="0" w:color="auto"/>
              <w:right w:val="single" w:sz="4" w:space="0" w:color="auto"/>
            </w:tcBorders>
          </w:tcPr>
          <w:p w14:paraId="3808895A" w14:textId="3EAE2398" w:rsidR="00E65D3D" w:rsidRPr="00383F33" w:rsidRDefault="00E65D3D" w:rsidP="00383F33">
            <w:pPr>
              <w:spacing w:line="288" w:lineRule="auto"/>
              <w:rPr>
                <w:rFonts w:ascii="Georgia" w:hAnsi="Georgia" w:cstheme="minorHAnsi"/>
                <w:b/>
                <w:bCs/>
                <w:sz w:val="20"/>
                <w:lang w:val="pt-BR"/>
              </w:rPr>
            </w:pPr>
            <w:r w:rsidRPr="00383F33">
              <w:rPr>
                <w:rFonts w:ascii="Georgia" w:hAnsi="Georgia" w:cstheme="minorHAnsi"/>
                <w:b/>
                <w:sz w:val="20"/>
                <w:lang w:val="pt-BR"/>
              </w:rPr>
              <w:t xml:space="preserve">CPF: </w:t>
            </w:r>
            <w:r w:rsidR="00ED68F8">
              <w:rPr>
                <w:rFonts w:ascii="Segoe UI" w:hAnsi="Segoe UI" w:cs="Segoe UI"/>
                <w:color w:val="242424"/>
                <w:sz w:val="20"/>
                <w:shd w:val="clear" w:color="auto" w:fill="FFFFFF"/>
              </w:rPr>
              <w:t>045.458.977-89</w:t>
            </w:r>
          </w:p>
        </w:tc>
      </w:tr>
      <w:tr w:rsidR="00C56DB8" w:rsidRPr="00ED68F8" w14:paraId="35601F60" w14:textId="77777777" w:rsidTr="00C56DB8">
        <w:trPr>
          <w:jc w:val="center"/>
        </w:trPr>
        <w:tc>
          <w:tcPr>
            <w:tcW w:w="5000" w:type="pct"/>
            <w:tcBorders>
              <w:top w:val="single" w:sz="4" w:space="0" w:color="auto"/>
              <w:left w:val="single" w:sz="4" w:space="0" w:color="auto"/>
              <w:bottom w:val="single" w:sz="4" w:space="0" w:color="auto"/>
              <w:right w:val="single" w:sz="4" w:space="0" w:color="auto"/>
            </w:tcBorders>
          </w:tcPr>
          <w:p w14:paraId="472A1B24" w14:textId="7E4B8495" w:rsidR="00C56DB8" w:rsidRPr="00ED68F8" w:rsidRDefault="00C56DB8" w:rsidP="00383F33">
            <w:pPr>
              <w:pStyle w:val="Cabealho"/>
              <w:tabs>
                <w:tab w:val="left" w:pos="708"/>
              </w:tabs>
              <w:spacing w:line="288" w:lineRule="auto"/>
              <w:rPr>
                <w:rFonts w:ascii="Georgia" w:hAnsi="Georgia" w:cstheme="minorHAnsi"/>
                <w:b/>
                <w:bCs/>
                <w:sz w:val="20"/>
                <w:lang w:val="fr-FR"/>
              </w:rPr>
            </w:pPr>
            <w:proofErr w:type="gramStart"/>
            <w:r>
              <w:rPr>
                <w:rFonts w:ascii="Georgia" w:hAnsi="Georgia" w:cstheme="minorHAnsi"/>
                <w:b/>
                <w:bCs/>
                <w:sz w:val="20"/>
                <w:lang w:val="fr-FR"/>
              </w:rPr>
              <w:t>E</w:t>
            </w:r>
            <w:r w:rsidRPr="00ED68F8">
              <w:rPr>
                <w:rFonts w:ascii="Georgia" w:hAnsi="Georgia" w:cstheme="minorHAnsi"/>
                <w:b/>
                <w:bCs/>
                <w:sz w:val="20"/>
                <w:lang w:val="fr-FR"/>
              </w:rPr>
              <w:t>mail:</w:t>
            </w:r>
            <w:proofErr w:type="gramEnd"/>
            <w:r w:rsidRPr="00ED68F8">
              <w:rPr>
                <w:rFonts w:ascii="Georgia" w:hAnsi="Georgia" w:cstheme="minorHAnsi"/>
                <w:b/>
                <w:bCs/>
                <w:sz w:val="20"/>
                <w:lang w:val="fr-FR"/>
              </w:rPr>
              <w:t xml:space="preserve"> </w:t>
            </w:r>
            <w:hyperlink r:id="rId15" w:history="1">
              <w:r w:rsidRPr="00ED68F8">
                <w:rPr>
                  <w:rStyle w:val="Hyperlink"/>
                  <w:rFonts w:ascii="Segoe UI" w:hAnsi="Segoe UI" w:cs="Segoe UI"/>
                  <w:sz w:val="20"/>
                  <w:shd w:val="clear" w:color="auto" w:fill="FFFFFF"/>
                  <w:lang w:val="fr-FR"/>
                </w:rPr>
                <w:t>CAROLINA.MENDONCA@BTGPACTUAL.COM</w:t>
              </w:r>
            </w:hyperlink>
          </w:p>
        </w:tc>
      </w:tr>
      <w:tr w:rsidR="00C56DB8" w:rsidRPr="00383F33" w14:paraId="0D161A14" w14:textId="77777777" w:rsidTr="00ED68F8">
        <w:trPr>
          <w:jc w:val="center"/>
        </w:trPr>
        <w:tc>
          <w:tcPr>
            <w:tcW w:w="5000" w:type="pct"/>
            <w:tcBorders>
              <w:top w:val="single" w:sz="4" w:space="0" w:color="auto"/>
              <w:left w:val="single" w:sz="4" w:space="0" w:color="auto"/>
              <w:bottom w:val="single" w:sz="4" w:space="0" w:color="auto"/>
              <w:right w:val="single" w:sz="4" w:space="0" w:color="auto"/>
            </w:tcBorders>
          </w:tcPr>
          <w:p w14:paraId="568024F1" w14:textId="77777777" w:rsidR="00C56DB8" w:rsidRPr="00861848" w:rsidRDefault="00C56DB8" w:rsidP="00ED68F8">
            <w:pPr>
              <w:pStyle w:val="NormalWeb"/>
              <w:rPr>
                <w:rFonts w:ascii="Georgia" w:hAnsi="Georgia" w:cstheme="minorHAnsi"/>
                <w:b/>
                <w:bCs/>
                <w:sz w:val="20"/>
              </w:rPr>
            </w:pPr>
          </w:p>
        </w:tc>
      </w:tr>
      <w:tr w:rsidR="00ED68F8" w:rsidRPr="00383F33" w14:paraId="34AF0208" w14:textId="77777777" w:rsidTr="00ED68F8">
        <w:trPr>
          <w:jc w:val="center"/>
        </w:trPr>
        <w:tc>
          <w:tcPr>
            <w:tcW w:w="5000" w:type="pct"/>
            <w:tcBorders>
              <w:top w:val="single" w:sz="4" w:space="0" w:color="auto"/>
              <w:left w:val="single" w:sz="4" w:space="0" w:color="auto"/>
              <w:bottom w:val="single" w:sz="4" w:space="0" w:color="auto"/>
              <w:right w:val="single" w:sz="4" w:space="0" w:color="auto"/>
            </w:tcBorders>
            <w:hideMark/>
          </w:tcPr>
          <w:p w14:paraId="28C8A6AD" w14:textId="534B80C8" w:rsidR="00ED68F8" w:rsidRPr="00ED68F8" w:rsidRDefault="00ED68F8" w:rsidP="00ED68F8">
            <w:pPr>
              <w:pStyle w:val="NormalWeb"/>
            </w:pPr>
            <w:r w:rsidRPr="00383F33">
              <w:rPr>
                <w:rFonts w:ascii="Georgia" w:hAnsi="Georgia" w:cstheme="minorHAnsi"/>
                <w:b/>
                <w:bCs/>
                <w:sz w:val="20"/>
                <w:lang w:val="pt-BR"/>
              </w:rPr>
              <w:t xml:space="preserve">Nome: </w:t>
            </w:r>
            <w:r>
              <w:rPr>
                <w:rFonts w:ascii="-apple-system" w:hAnsi="-apple-system"/>
                <w:color w:val="000000"/>
                <w:sz w:val="21"/>
                <w:szCs w:val="21"/>
              </w:rPr>
              <w:t>LUCIANO SANTIAGO JUACABA</w:t>
            </w:r>
          </w:p>
        </w:tc>
      </w:tr>
      <w:tr w:rsidR="00ED68F8" w:rsidRPr="00383F33" w14:paraId="1264BC4A" w14:textId="77777777" w:rsidTr="00ED68F8">
        <w:trPr>
          <w:jc w:val="center"/>
        </w:trPr>
        <w:tc>
          <w:tcPr>
            <w:tcW w:w="5000" w:type="pct"/>
            <w:tcBorders>
              <w:top w:val="single" w:sz="4" w:space="0" w:color="auto"/>
              <w:left w:val="single" w:sz="4" w:space="0" w:color="auto"/>
              <w:bottom w:val="single" w:sz="4" w:space="0" w:color="auto"/>
              <w:right w:val="single" w:sz="4" w:space="0" w:color="auto"/>
            </w:tcBorders>
          </w:tcPr>
          <w:p w14:paraId="38EDB5D0" w14:textId="355DE5E2" w:rsidR="00ED68F8" w:rsidRPr="00383F33" w:rsidRDefault="00ED68F8" w:rsidP="00E46E79">
            <w:pPr>
              <w:spacing w:line="288" w:lineRule="auto"/>
              <w:rPr>
                <w:rFonts w:ascii="Georgia" w:hAnsi="Georgia" w:cstheme="minorHAnsi"/>
                <w:b/>
                <w:bCs/>
                <w:sz w:val="20"/>
                <w:lang w:val="pt-BR"/>
              </w:rPr>
            </w:pPr>
            <w:r w:rsidRPr="00383F33">
              <w:rPr>
                <w:rFonts w:ascii="Georgia" w:hAnsi="Georgia" w:cstheme="minorHAnsi"/>
                <w:b/>
                <w:sz w:val="20"/>
                <w:lang w:val="pt-BR"/>
              </w:rPr>
              <w:t xml:space="preserve">CPF: </w:t>
            </w:r>
            <w:r>
              <w:rPr>
                <w:rFonts w:ascii="-apple-system" w:hAnsi="-apple-system"/>
                <w:color w:val="000000"/>
                <w:sz w:val="21"/>
                <w:szCs w:val="21"/>
              </w:rPr>
              <w:t>010.671.973-46</w:t>
            </w:r>
          </w:p>
        </w:tc>
      </w:tr>
      <w:tr w:rsidR="00C56DB8" w:rsidRPr="00ED68F8" w14:paraId="186FC375" w14:textId="77777777" w:rsidTr="00C56DB8">
        <w:trPr>
          <w:jc w:val="center"/>
        </w:trPr>
        <w:tc>
          <w:tcPr>
            <w:tcW w:w="5000" w:type="pct"/>
            <w:tcBorders>
              <w:top w:val="single" w:sz="4" w:space="0" w:color="auto"/>
              <w:left w:val="single" w:sz="4" w:space="0" w:color="auto"/>
              <w:bottom w:val="single" w:sz="4" w:space="0" w:color="auto"/>
              <w:right w:val="single" w:sz="4" w:space="0" w:color="auto"/>
            </w:tcBorders>
          </w:tcPr>
          <w:p w14:paraId="396FFDFE" w14:textId="36C30C1D" w:rsidR="00C56DB8" w:rsidRPr="00ED68F8" w:rsidRDefault="00C56DB8" w:rsidP="00E46E79">
            <w:pPr>
              <w:pStyle w:val="Cabealho"/>
              <w:tabs>
                <w:tab w:val="left" w:pos="708"/>
              </w:tabs>
              <w:spacing w:line="288" w:lineRule="auto"/>
              <w:rPr>
                <w:rFonts w:ascii="Georgia" w:hAnsi="Georgia" w:cstheme="minorHAnsi"/>
                <w:b/>
                <w:bCs/>
                <w:sz w:val="20"/>
                <w:lang w:val="fr-FR"/>
              </w:rPr>
            </w:pPr>
            <w:bookmarkStart w:id="24" w:name="_Hlk154155823"/>
            <w:proofErr w:type="gramStart"/>
            <w:r>
              <w:rPr>
                <w:rFonts w:ascii="Georgia" w:hAnsi="Georgia" w:cstheme="minorHAnsi"/>
                <w:b/>
                <w:bCs/>
                <w:sz w:val="20"/>
                <w:lang w:val="fr-FR"/>
              </w:rPr>
              <w:t>E</w:t>
            </w:r>
            <w:r w:rsidRPr="00ED68F8">
              <w:rPr>
                <w:rFonts w:ascii="Georgia" w:hAnsi="Georgia" w:cstheme="minorHAnsi"/>
                <w:b/>
                <w:bCs/>
                <w:sz w:val="20"/>
                <w:lang w:val="fr-FR"/>
              </w:rPr>
              <w:t>mail:</w:t>
            </w:r>
            <w:proofErr w:type="gramEnd"/>
            <w:r w:rsidRPr="00ED68F8">
              <w:rPr>
                <w:rFonts w:ascii="Georgia" w:hAnsi="Georgia" w:cstheme="minorHAnsi"/>
                <w:b/>
                <w:bCs/>
                <w:sz w:val="20"/>
                <w:lang w:val="fr-FR"/>
              </w:rPr>
              <w:t xml:space="preserve"> </w:t>
            </w:r>
            <w:hyperlink r:id="rId16" w:history="1">
              <w:r w:rsidRPr="00ED68F8">
                <w:rPr>
                  <w:rStyle w:val="Hyperlink"/>
                  <w:rFonts w:ascii="-apple-system" w:hAnsi="-apple-system"/>
                  <w:sz w:val="21"/>
                  <w:szCs w:val="21"/>
                  <w:lang w:val="fr-FR"/>
                </w:rPr>
                <w:t>luciano.juacaba@btgpactual.com</w:t>
              </w:r>
            </w:hyperlink>
          </w:p>
        </w:tc>
      </w:tr>
      <w:bookmarkEnd w:id="24"/>
    </w:tbl>
    <w:p w14:paraId="43A083E9" w14:textId="77777777" w:rsidR="00A74AB6" w:rsidRPr="00ED68F8" w:rsidRDefault="00A74AB6" w:rsidP="00383F33">
      <w:pPr>
        <w:spacing w:line="288" w:lineRule="auto"/>
        <w:rPr>
          <w:rFonts w:ascii="Georgia" w:hAnsi="Georgia" w:cstheme="minorHAnsi"/>
          <w:sz w:val="22"/>
          <w:szCs w:val="22"/>
          <w:lang w:val="fr-FR"/>
        </w:rPr>
      </w:pPr>
    </w:p>
    <w:p w14:paraId="7FF159E8" w14:textId="4A1C0ABD" w:rsidR="00A74AB6" w:rsidRPr="00383F33" w:rsidRDefault="00082FFB" w:rsidP="00383F33">
      <w:pPr>
        <w:pStyle w:val="Ttulo"/>
        <w:keepNext/>
        <w:widowControl/>
        <w:spacing w:line="288" w:lineRule="auto"/>
        <w:contextualSpacing w:val="0"/>
      </w:pPr>
      <w:r w:rsidRPr="00383F33">
        <w:t>Cotas Subscritas</w:t>
      </w:r>
    </w:p>
    <w:tbl>
      <w:tblPr>
        <w:tblW w:w="5000" w:type="pct"/>
        <w:tblBorders>
          <w:top w:val="single" w:sz="4" w:space="0" w:color="auto"/>
          <w:left w:val="single" w:sz="4" w:space="0" w:color="auto"/>
          <w:bottom w:val="single" w:sz="4" w:space="0" w:color="auto"/>
          <w:right w:val="single" w:sz="4" w:space="0" w:color="auto"/>
          <w:insideV w:val="single" w:sz="4" w:space="0" w:color="auto"/>
        </w:tblBorders>
        <w:tblCellMar>
          <w:left w:w="70" w:type="dxa"/>
          <w:right w:w="70" w:type="dxa"/>
        </w:tblCellMar>
        <w:tblLook w:val="04A0" w:firstRow="1" w:lastRow="0" w:firstColumn="1" w:lastColumn="0" w:noHBand="0" w:noVBand="1"/>
      </w:tblPr>
      <w:tblGrid>
        <w:gridCol w:w="2460"/>
        <w:gridCol w:w="2920"/>
        <w:gridCol w:w="4357"/>
      </w:tblGrid>
      <w:tr w:rsidR="00A74AB6" w:rsidRPr="00861848" w14:paraId="60C3A213" w14:textId="77777777" w:rsidTr="00E65D3D">
        <w:trPr>
          <w:trHeight w:val="403"/>
        </w:trPr>
        <w:tc>
          <w:tcPr>
            <w:tcW w:w="1666" w:type="pct"/>
            <w:tcBorders>
              <w:top w:val="single" w:sz="4" w:space="0" w:color="auto"/>
              <w:left w:val="single" w:sz="4" w:space="0" w:color="auto"/>
              <w:bottom w:val="single" w:sz="4" w:space="0" w:color="auto"/>
              <w:right w:val="single" w:sz="4" w:space="0" w:color="auto"/>
            </w:tcBorders>
            <w:vAlign w:val="center"/>
          </w:tcPr>
          <w:p w14:paraId="6913186F" w14:textId="28D9E333" w:rsidR="00A74AB6" w:rsidRPr="00383F33" w:rsidRDefault="00E65D3D" w:rsidP="00383F33">
            <w:pPr>
              <w:spacing w:line="288" w:lineRule="auto"/>
              <w:rPr>
                <w:rFonts w:ascii="Georgia" w:hAnsi="Georgia" w:cstheme="minorHAnsi"/>
                <w:b/>
                <w:sz w:val="20"/>
                <w:lang w:val="pt-BR"/>
              </w:rPr>
            </w:pPr>
            <w:r w:rsidRPr="00383F33">
              <w:rPr>
                <w:rFonts w:ascii="Georgia" w:hAnsi="Georgia" w:cstheme="minorHAnsi"/>
                <w:b/>
                <w:sz w:val="20"/>
                <w:lang w:val="pt-BR"/>
              </w:rPr>
              <w:t xml:space="preserve">Quantidade de Cotas subscritas: </w:t>
            </w:r>
            <w:ins w:id="25" w:author="Gabriel Garicoits" w:date="2024-02-22T17:43:00Z" w16du:dateUtc="2024-02-22T20:43:00Z">
              <w:r w:rsidR="00861848" w:rsidRPr="00861848">
                <w:rPr>
                  <w:rFonts w:ascii="Georgia" w:hAnsi="Georgia" w:cstheme="minorHAnsi"/>
                  <w:lang w:val="pt-BR"/>
                </w:rPr>
                <w:t>Calculada com base no valor total integralizado, dividido pelo valor unitário da cota;</w:t>
              </w:r>
            </w:ins>
            <w:del w:id="26" w:author="Gabriel Garicoits" w:date="2024-02-22T17:43:00Z" w16du:dateUtc="2024-02-22T20:43:00Z">
              <w:r w:rsidR="005F721B" w:rsidDel="00861848">
                <w:rPr>
                  <w:rFonts w:ascii="Georgia" w:hAnsi="Georgia" w:cstheme="minorHAnsi"/>
                  <w:b/>
                  <w:sz w:val="20"/>
                  <w:lang w:val="pt-BR"/>
                </w:rPr>
                <w:delText>30</w:delText>
              </w:r>
              <w:r w:rsidR="00A76206" w:rsidDel="00861848">
                <w:rPr>
                  <w:rFonts w:ascii="Georgia" w:hAnsi="Georgia" w:cstheme="minorHAnsi"/>
                  <w:b/>
                  <w:sz w:val="20"/>
                  <w:lang w:val="pt-BR"/>
                </w:rPr>
                <w:delText>1</w:delText>
              </w:r>
              <w:r w:rsidR="00E21C6E" w:rsidDel="00861848">
                <w:rPr>
                  <w:rFonts w:ascii="Georgia" w:hAnsi="Georgia" w:cstheme="minorHAnsi"/>
                  <w:b/>
                  <w:sz w:val="20"/>
                  <w:lang w:val="pt-BR"/>
                </w:rPr>
                <w:delText>.</w:delText>
              </w:r>
              <w:r w:rsidR="00843401" w:rsidDel="00861848">
                <w:rPr>
                  <w:rFonts w:ascii="Georgia" w:hAnsi="Georgia" w:cstheme="minorHAnsi"/>
                  <w:b/>
                  <w:sz w:val="20"/>
                  <w:lang w:val="pt-BR"/>
                </w:rPr>
                <w:delText>000</w:delText>
              </w:r>
              <w:r w:rsidRPr="00383F33" w:rsidDel="00861848">
                <w:rPr>
                  <w:rFonts w:ascii="Georgia" w:hAnsi="Georgia" w:cstheme="minorHAnsi"/>
                  <w:sz w:val="20"/>
                  <w:lang w:val="pt-BR"/>
                </w:rPr>
                <w:delText> (</w:delText>
              </w:r>
              <w:r w:rsidR="005F721B" w:rsidDel="00861848">
                <w:rPr>
                  <w:rFonts w:ascii="Georgia" w:hAnsi="Georgia" w:cstheme="minorHAnsi"/>
                  <w:sz w:val="20"/>
                  <w:lang w:val="pt-BR"/>
                </w:rPr>
                <w:delText>trezent</w:delText>
              </w:r>
              <w:r w:rsidR="00A76206" w:rsidDel="00861848">
                <w:rPr>
                  <w:rFonts w:ascii="Georgia" w:hAnsi="Georgia" w:cstheme="minorHAnsi"/>
                  <w:sz w:val="20"/>
                  <w:lang w:val="pt-BR"/>
                </w:rPr>
                <w:delText>a</w:delText>
              </w:r>
              <w:r w:rsidR="005F721B" w:rsidDel="00861848">
                <w:rPr>
                  <w:rFonts w:ascii="Georgia" w:hAnsi="Georgia" w:cstheme="minorHAnsi"/>
                  <w:sz w:val="20"/>
                  <w:lang w:val="pt-BR"/>
                </w:rPr>
                <w:delText>s</w:delText>
              </w:r>
              <w:r w:rsidR="00A76206" w:rsidDel="00861848">
                <w:rPr>
                  <w:rFonts w:ascii="Georgia" w:hAnsi="Georgia" w:cstheme="minorHAnsi"/>
                  <w:sz w:val="20"/>
                  <w:lang w:val="pt-BR"/>
                </w:rPr>
                <w:delText xml:space="preserve"> e uma</w:delText>
              </w:r>
              <w:r w:rsidR="005F721B" w:rsidDel="00861848">
                <w:rPr>
                  <w:rFonts w:ascii="Georgia" w:hAnsi="Georgia" w:cstheme="minorHAnsi"/>
                  <w:sz w:val="20"/>
                  <w:lang w:val="pt-BR"/>
                </w:rPr>
                <w:delText xml:space="preserve"> mil</w:delText>
              </w:r>
              <w:r w:rsidRPr="00383F33" w:rsidDel="00861848">
                <w:rPr>
                  <w:rFonts w:ascii="Georgia" w:hAnsi="Georgia" w:cstheme="minorHAnsi"/>
                  <w:sz w:val="20"/>
                  <w:lang w:val="pt-BR"/>
                </w:rPr>
                <w:delText>)</w:delText>
              </w:r>
            </w:del>
          </w:p>
        </w:tc>
        <w:tc>
          <w:tcPr>
            <w:tcW w:w="1667" w:type="pct"/>
            <w:tcBorders>
              <w:top w:val="single" w:sz="4" w:space="0" w:color="auto"/>
              <w:left w:val="single" w:sz="4" w:space="0" w:color="auto"/>
              <w:bottom w:val="single" w:sz="4" w:space="0" w:color="auto"/>
              <w:right w:val="single" w:sz="4" w:space="0" w:color="auto"/>
            </w:tcBorders>
            <w:vAlign w:val="center"/>
          </w:tcPr>
          <w:p w14:paraId="1C9D3D9B" w14:textId="4FA79ACD" w:rsidR="00A74AB6" w:rsidRPr="00383F33" w:rsidRDefault="008B591D" w:rsidP="00383F33">
            <w:pPr>
              <w:spacing w:line="288" w:lineRule="auto"/>
              <w:rPr>
                <w:rFonts w:ascii="Georgia" w:hAnsi="Georgia" w:cstheme="minorHAnsi"/>
                <w:b/>
                <w:sz w:val="20"/>
                <w:lang w:val="pt-BR"/>
              </w:rPr>
            </w:pPr>
            <w:r w:rsidRPr="00383F33">
              <w:rPr>
                <w:rFonts w:ascii="Georgia" w:hAnsi="Georgia" w:cstheme="minorHAnsi"/>
                <w:b/>
                <w:sz w:val="20"/>
                <w:lang w:val="pt-BR"/>
              </w:rPr>
              <w:t>Valor</w:t>
            </w:r>
            <w:r w:rsidR="00E65D3D" w:rsidRPr="00383F33">
              <w:rPr>
                <w:rFonts w:ascii="Georgia" w:hAnsi="Georgia" w:cstheme="minorHAnsi"/>
                <w:b/>
                <w:sz w:val="20"/>
                <w:lang w:val="pt-BR"/>
              </w:rPr>
              <w:t xml:space="preserve"> unitário</w:t>
            </w:r>
            <w:r w:rsidRPr="00383F33">
              <w:rPr>
                <w:rFonts w:ascii="Georgia" w:hAnsi="Georgia" w:cstheme="minorHAnsi"/>
                <w:b/>
                <w:sz w:val="20"/>
                <w:lang w:val="pt-BR"/>
              </w:rPr>
              <w:t>, na data de subscrição</w:t>
            </w:r>
            <w:r w:rsidR="00E65D3D" w:rsidRPr="00383F33">
              <w:rPr>
                <w:rFonts w:ascii="Georgia" w:hAnsi="Georgia" w:cstheme="minorHAnsi"/>
                <w:b/>
                <w:sz w:val="20"/>
                <w:lang w:val="pt-BR"/>
              </w:rPr>
              <w:t xml:space="preserve">: </w:t>
            </w:r>
            <w:ins w:id="27" w:author="Gabriel Garicoits" w:date="2024-02-22T17:43:00Z" w16du:dateUtc="2024-02-22T20:43:00Z">
              <w:r w:rsidR="00861848" w:rsidRPr="00861848">
                <w:rPr>
                  <w:rFonts w:ascii="Georgia" w:hAnsi="Georgia" w:cstheme="minorHAnsi"/>
                  <w:sz w:val="20"/>
                  <w:lang w:val="pt-BR"/>
                </w:rPr>
                <w:t>conforme valor unitário no dia da integralização;</w:t>
              </w:r>
            </w:ins>
            <w:del w:id="28" w:author="Gabriel Garicoits" w:date="2024-02-22T17:43:00Z" w16du:dateUtc="2024-02-22T20:43:00Z">
              <w:r w:rsidR="00E65D3D" w:rsidRPr="00383F33" w:rsidDel="00861848">
                <w:rPr>
                  <w:rFonts w:ascii="Georgia" w:hAnsi="Georgia" w:cstheme="minorHAnsi"/>
                  <w:bCs/>
                  <w:sz w:val="20"/>
                  <w:lang w:val="pt-BR"/>
                </w:rPr>
                <w:delText>R$</w:delText>
              </w:r>
              <w:r w:rsidR="00843401" w:rsidDel="00861848">
                <w:rPr>
                  <w:rFonts w:ascii="Georgia" w:hAnsi="Georgia" w:cstheme="minorHAnsi"/>
                  <w:bCs/>
                  <w:sz w:val="20"/>
                  <w:lang w:val="pt-BR"/>
                </w:rPr>
                <w:delText>1</w:delText>
              </w:r>
              <w:r w:rsidR="00A76206" w:rsidDel="00861848">
                <w:rPr>
                  <w:rFonts w:ascii="Georgia" w:hAnsi="Georgia" w:cstheme="minorHAnsi"/>
                  <w:bCs/>
                  <w:sz w:val="20"/>
                  <w:lang w:val="pt-BR"/>
                </w:rPr>
                <w:delText>.</w:delText>
              </w:r>
              <w:r w:rsidR="00843401" w:rsidDel="00861848">
                <w:rPr>
                  <w:rFonts w:ascii="Georgia" w:hAnsi="Georgia" w:cstheme="minorHAnsi"/>
                  <w:bCs/>
                  <w:sz w:val="20"/>
                  <w:lang w:val="pt-BR"/>
                </w:rPr>
                <w:delText>000,00</w:delText>
              </w:r>
              <w:r w:rsidR="00E65D3D" w:rsidRPr="00383F33" w:rsidDel="00861848">
                <w:rPr>
                  <w:rFonts w:ascii="Georgia" w:hAnsi="Georgia" w:cstheme="minorHAnsi"/>
                  <w:sz w:val="20"/>
                  <w:lang w:val="pt-BR"/>
                </w:rPr>
                <w:delText> (</w:delText>
              </w:r>
              <w:r w:rsidR="00843401" w:rsidDel="00861848">
                <w:rPr>
                  <w:rFonts w:ascii="Georgia" w:hAnsi="Georgia" w:cstheme="minorHAnsi"/>
                  <w:sz w:val="20"/>
                  <w:lang w:val="pt-BR"/>
                </w:rPr>
                <w:delText xml:space="preserve">mil </w:delText>
              </w:r>
              <w:r w:rsidRPr="00383F33" w:rsidDel="00861848">
                <w:rPr>
                  <w:rFonts w:ascii="Georgia" w:hAnsi="Georgia" w:cstheme="minorHAnsi"/>
                  <w:sz w:val="20"/>
                  <w:lang w:val="pt-BR"/>
                </w:rPr>
                <w:delText>reais</w:delText>
              </w:r>
              <w:r w:rsidR="00E65D3D" w:rsidRPr="00383F33" w:rsidDel="00861848">
                <w:rPr>
                  <w:rFonts w:ascii="Georgia" w:hAnsi="Georgia" w:cstheme="minorHAnsi"/>
                  <w:sz w:val="20"/>
                  <w:lang w:val="pt-BR"/>
                </w:rPr>
                <w:delText>)</w:delText>
              </w:r>
            </w:del>
          </w:p>
        </w:tc>
        <w:tc>
          <w:tcPr>
            <w:tcW w:w="1667" w:type="pct"/>
            <w:tcBorders>
              <w:top w:val="single" w:sz="4" w:space="0" w:color="auto"/>
              <w:left w:val="single" w:sz="4" w:space="0" w:color="auto"/>
              <w:bottom w:val="single" w:sz="4" w:space="0" w:color="auto"/>
              <w:right w:val="single" w:sz="4" w:space="0" w:color="auto"/>
            </w:tcBorders>
            <w:vAlign w:val="center"/>
          </w:tcPr>
          <w:p w14:paraId="575130A2" w14:textId="077FCCF0" w:rsidR="00A74AB6" w:rsidRPr="00383F33" w:rsidRDefault="008B591D" w:rsidP="00383F33">
            <w:pPr>
              <w:spacing w:line="288" w:lineRule="auto"/>
              <w:rPr>
                <w:rFonts w:ascii="Georgia" w:hAnsi="Georgia" w:cstheme="minorHAnsi"/>
                <w:b/>
                <w:sz w:val="20"/>
                <w:lang w:val="pt-BR"/>
              </w:rPr>
            </w:pPr>
            <w:r w:rsidRPr="00383F33">
              <w:rPr>
                <w:rFonts w:ascii="Georgia" w:hAnsi="Georgia" w:cstheme="minorHAnsi"/>
                <w:b/>
                <w:sz w:val="20"/>
                <w:lang w:val="pt-BR"/>
              </w:rPr>
              <w:t>Volume</w:t>
            </w:r>
            <w:r w:rsidR="00082FFB" w:rsidRPr="00383F33">
              <w:rPr>
                <w:rFonts w:ascii="Georgia" w:hAnsi="Georgia" w:cstheme="minorHAnsi"/>
                <w:b/>
                <w:sz w:val="20"/>
                <w:lang w:val="pt-BR"/>
              </w:rPr>
              <w:t xml:space="preserve"> total s</w:t>
            </w:r>
            <w:r w:rsidR="00A74AB6" w:rsidRPr="00383F33">
              <w:rPr>
                <w:rFonts w:ascii="Georgia" w:hAnsi="Georgia" w:cstheme="minorHAnsi"/>
                <w:b/>
                <w:sz w:val="20"/>
                <w:lang w:val="pt-BR"/>
              </w:rPr>
              <w:t>ubscrito:</w:t>
            </w:r>
            <w:ins w:id="29" w:author="Gabriel Garicoits" w:date="2024-02-22T17:43:00Z" w16du:dateUtc="2024-02-22T20:43:00Z">
              <w:r w:rsidR="00861848">
                <w:rPr>
                  <w:rFonts w:ascii="Georgia" w:hAnsi="Georgia" w:cstheme="minorHAnsi"/>
                  <w:lang w:val="pt-BR"/>
                </w:rPr>
                <w:t xml:space="preserve"> </w:t>
              </w:r>
            </w:ins>
            <w:del w:id="30" w:author="Gabriel Garicoits" w:date="2024-02-22T17:43:00Z" w16du:dateUtc="2024-02-22T20:43:00Z">
              <w:r w:rsidR="00A74AB6" w:rsidRPr="00383F33" w:rsidDel="00861848">
                <w:rPr>
                  <w:rFonts w:ascii="Georgia" w:hAnsi="Georgia" w:cstheme="minorHAnsi"/>
                  <w:b/>
                  <w:sz w:val="20"/>
                  <w:lang w:val="pt-BR"/>
                </w:rPr>
                <w:delText xml:space="preserve"> </w:delText>
              </w:r>
            </w:del>
            <w:ins w:id="31" w:author="Gabriel Garicoits" w:date="2024-02-22T17:43:00Z" w16du:dateUtc="2024-02-22T20:43:00Z">
              <w:r w:rsidR="00861848" w:rsidRPr="00861848">
                <w:rPr>
                  <w:rFonts w:ascii="Georgia" w:hAnsi="Georgia" w:cstheme="minorHAnsi"/>
                  <w:lang w:val="pt-BR"/>
                </w:rPr>
                <w:t>R$ 53.000.000,00 (cinquenta e três milhões), na Data da 1ª Integralização, podendo o volume total das Cotas Seniores da 1ª Série variar de acordo com o valor unitário das Cotas da 1ª Série em cada data de integralização;</w:t>
              </w:r>
            </w:ins>
            <w:del w:id="32" w:author="Gabriel Garicoits" w:date="2024-02-22T17:43:00Z" w16du:dateUtc="2024-02-22T20:43:00Z">
              <w:r w:rsidR="0016478A" w:rsidRPr="00383F33" w:rsidDel="00861848">
                <w:rPr>
                  <w:rFonts w:ascii="Georgia" w:hAnsi="Georgia" w:cstheme="minorHAnsi"/>
                  <w:bCs/>
                  <w:sz w:val="20"/>
                  <w:lang w:val="pt-BR"/>
                </w:rPr>
                <w:delText>R$</w:delText>
              </w:r>
              <w:r w:rsidR="005F721B" w:rsidDel="00861848">
                <w:rPr>
                  <w:rFonts w:ascii="Georgia" w:hAnsi="Georgia" w:cstheme="minorHAnsi"/>
                  <w:bCs/>
                  <w:sz w:val="20"/>
                  <w:lang w:val="pt-BR"/>
                </w:rPr>
                <w:delText>30</w:delText>
              </w:r>
              <w:r w:rsidR="00A76206" w:rsidDel="00861848">
                <w:rPr>
                  <w:rFonts w:ascii="Georgia" w:hAnsi="Georgia" w:cstheme="minorHAnsi"/>
                  <w:sz w:val="20"/>
                  <w:lang w:val="pt-BR"/>
                </w:rPr>
                <w:delText>1</w:delText>
              </w:r>
              <w:r w:rsidR="00843401" w:rsidDel="00861848">
                <w:rPr>
                  <w:rFonts w:ascii="Georgia" w:hAnsi="Georgia" w:cstheme="minorHAnsi"/>
                  <w:sz w:val="20"/>
                  <w:lang w:val="pt-BR"/>
                </w:rPr>
                <w:delText>.000.000,00</w:delText>
              </w:r>
              <w:r w:rsidR="0016478A" w:rsidRPr="00383F33" w:rsidDel="00861848">
                <w:rPr>
                  <w:rFonts w:ascii="Georgia" w:hAnsi="Georgia" w:cstheme="minorHAnsi"/>
                  <w:sz w:val="20"/>
                  <w:lang w:val="pt-BR"/>
                </w:rPr>
                <w:delText> (</w:delText>
              </w:r>
              <w:r w:rsidR="005F721B" w:rsidDel="00861848">
                <w:rPr>
                  <w:rFonts w:ascii="Georgia" w:hAnsi="Georgia" w:cstheme="minorHAnsi"/>
                  <w:sz w:val="20"/>
                  <w:lang w:val="pt-BR"/>
                </w:rPr>
                <w:delText xml:space="preserve">trezentos </w:delText>
              </w:r>
              <w:r w:rsidR="00A76206" w:rsidDel="00861848">
                <w:rPr>
                  <w:rFonts w:ascii="Georgia" w:hAnsi="Georgia" w:cstheme="minorHAnsi"/>
                  <w:sz w:val="20"/>
                  <w:lang w:val="pt-BR"/>
                </w:rPr>
                <w:delText xml:space="preserve">e um </w:delText>
              </w:r>
              <w:r w:rsidR="005F721B" w:rsidDel="00861848">
                <w:rPr>
                  <w:rFonts w:ascii="Georgia" w:hAnsi="Georgia" w:cstheme="minorHAnsi"/>
                  <w:sz w:val="20"/>
                  <w:lang w:val="pt-BR"/>
                </w:rPr>
                <w:delText>milhões</w:delText>
              </w:r>
              <w:r w:rsidR="00843401" w:rsidDel="00861848">
                <w:rPr>
                  <w:rFonts w:ascii="Georgia" w:hAnsi="Georgia" w:cstheme="minorHAnsi"/>
                  <w:sz w:val="20"/>
                  <w:lang w:val="pt-BR"/>
                </w:rPr>
                <w:delText xml:space="preserve"> de</w:delText>
              </w:r>
              <w:r w:rsidRPr="00383F33" w:rsidDel="00861848">
                <w:rPr>
                  <w:rFonts w:ascii="Georgia" w:hAnsi="Georgia" w:cstheme="minorHAnsi"/>
                  <w:sz w:val="20"/>
                  <w:lang w:val="pt-BR"/>
                </w:rPr>
                <w:delText xml:space="preserve"> reais</w:delText>
              </w:r>
              <w:r w:rsidR="0016478A" w:rsidRPr="00383F33" w:rsidDel="00861848">
                <w:rPr>
                  <w:rFonts w:ascii="Georgia" w:hAnsi="Georgia" w:cstheme="minorHAnsi"/>
                  <w:sz w:val="20"/>
                  <w:lang w:val="pt-BR"/>
                </w:rPr>
                <w:delText>)</w:delText>
              </w:r>
            </w:del>
          </w:p>
        </w:tc>
      </w:tr>
    </w:tbl>
    <w:p w14:paraId="4825A059" w14:textId="77777777" w:rsidR="00443F7F" w:rsidRPr="00383F33" w:rsidRDefault="00443F7F" w:rsidP="00383F33">
      <w:pPr>
        <w:spacing w:line="288" w:lineRule="auto"/>
        <w:rPr>
          <w:rFonts w:ascii="Georgia" w:hAnsi="Georgia" w:cstheme="minorHAnsi"/>
          <w:sz w:val="22"/>
          <w:szCs w:val="22"/>
          <w:lang w:val="pt-BR"/>
        </w:rPr>
      </w:pPr>
    </w:p>
    <w:p w14:paraId="3CACFCE6" w14:textId="30D4C12A" w:rsidR="003F3EA0" w:rsidRPr="00383F33" w:rsidRDefault="00443F7F" w:rsidP="00383F33">
      <w:pPr>
        <w:pStyle w:val="Ttulo"/>
        <w:keepNext/>
        <w:widowControl/>
        <w:spacing w:line="288" w:lineRule="auto"/>
        <w:contextualSpacing w:val="0"/>
      </w:pPr>
      <w:r w:rsidRPr="00383F33">
        <w:t>Integralização das Cotas</w:t>
      </w:r>
    </w:p>
    <w:tbl>
      <w:tblPr>
        <w:tblStyle w:val="Tabelacomgrade"/>
        <w:tblW w:w="0" w:type="auto"/>
        <w:tblInd w:w="0" w:type="dxa"/>
        <w:tblLook w:val="04A0" w:firstRow="1" w:lastRow="0" w:firstColumn="1" w:lastColumn="0" w:noHBand="0" w:noVBand="1"/>
      </w:tblPr>
      <w:tblGrid>
        <w:gridCol w:w="9737"/>
      </w:tblGrid>
      <w:tr w:rsidR="00443F7F" w:rsidRPr="00861848" w14:paraId="22ED6148" w14:textId="77777777" w:rsidTr="00443F7F">
        <w:tc>
          <w:tcPr>
            <w:tcW w:w="9737" w:type="dxa"/>
          </w:tcPr>
          <w:p w14:paraId="169D47FD" w14:textId="1103F18A" w:rsidR="008B591D" w:rsidRPr="00383F33" w:rsidRDefault="008B591D" w:rsidP="00383F33">
            <w:pPr>
              <w:spacing w:line="288" w:lineRule="auto"/>
              <w:rPr>
                <w:rFonts w:ascii="Georgia" w:hAnsi="Georgia" w:cstheme="minorHAnsi"/>
                <w:sz w:val="20"/>
                <w:lang w:val="pt-BR"/>
              </w:rPr>
            </w:pPr>
            <w:r w:rsidRPr="00383F33">
              <w:rPr>
                <w:rFonts w:ascii="Georgia" w:hAnsi="Georgia" w:cstheme="minorHAnsi"/>
                <w:sz w:val="20"/>
                <w:lang w:val="pt-BR"/>
              </w:rPr>
              <w:t>As Cotas deverão ser integralizadas, em moeda corrente nacional</w:t>
            </w:r>
            <w:r w:rsidR="009D30F5" w:rsidRPr="00383F33">
              <w:rPr>
                <w:rFonts w:ascii="Georgia" w:hAnsi="Georgia" w:cstheme="minorHAnsi"/>
                <w:sz w:val="20"/>
                <w:lang w:val="pt-BR"/>
              </w:rPr>
              <w:t>, por meio</w:t>
            </w:r>
            <w:r w:rsidRPr="00383F33">
              <w:rPr>
                <w:rFonts w:ascii="Georgia" w:hAnsi="Georgia" w:cstheme="minorHAnsi"/>
                <w:sz w:val="20"/>
                <w:lang w:val="pt-BR"/>
              </w:rPr>
              <w:t>:</w:t>
            </w:r>
          </w:p>
          <w:p w14:paraId="2ADF83A9" w14:textId="559E5DBA" w:rsidR="008B591D" w:rsidRPr="00383F33" w:rsidRDefault="008B591D" w:rsidP="00383F33">
            <w:pPr>
              <w:spacing w:line="288" w:lineRule="auto"/>
              <w:rPr>
                <w:rFonts w:ascii="Georgia" w:hAnsi="Georgia" w:cstheme="minorHAnsi"/>
                <w:sz w:val="20"/>
                <w:lang w:val="pt-BR"/>
              </w:rPr>
            </w:pPr>
          </w:p>
          <w:p w14:paraId="1197BCE5" w14:textId="77777777" w:rsidR="005F721B" w:rsidRPr="00383F33" w:rsidRDefault="005F721B" w:rsidP="005F721B">
            <w:pPr>
              <w:spacing w:line="288" w:lineRule="auto"/>
              <w:rPr>
                <w:rFonts w:ascii="Georgia" w:hAnsi="Georgia" w:cstheme="minorHAnsi"/>
                <w:sz w:val="20"/>
                <w:lang w:val="pt-BR"/>
              </w:rPr>
            </w:pPr>
            <w:r w:rsidRPr="00383F33">
              <w:rPr>
                <w:rFonts w:ascii="Georgia" w:hAnsi="Georgia"/>
                <w:sz w:val="20"/>
              </w:rPr>
              <w:fldChar w:fldCharType="begin">
                <w:ffData>
                  <w:name w:val=""/>
                  <w:enabled/>
                  <w:calcOnExit w:val="0"/>
                  <w:checkBox>
                    <w:sizeAuto/>
                    <w:default w:val="0"/>
                  </w:checkBox>
                </w:ffData>
              </w:fldChar>
            </w:r>
            <w:r w:rsidRPr="00383F33">
              <w:rPr>
                <w:rFonts w:ascii="Georgia" w:hAnsi="Georgia"/>
                <w:sz w:val="20"/>
                <w:lang w:val="pt-BR"/>
              </w:rPr>
              <w:instrText xml:space="preserve"> FORMCHECKBOX </w:instrText>
            </w:r>
            <w:r w:rsidR="00861848">
              <w:rPr>
                <w:rFonts w:ascii="Georgia" w:hAnsi="Georgia"/>
                <w:sz w:val="20"/>
              </w:rPr>
            </w:r>
            <w:r w:rsidR="00861848">
              <w:rPr>
                <w:rFonts w:ascii="Georgia" w:hAnsi="Georgia"/>
                <w:sz w:val="20"/>
              </w:rPr>
              <w:fldChar w:fldCharType="separate"/>
            </w:r>
            <w:r w:rsidRPr="00383F33">
              <w:rPr>
                <w:rFonts w:ascii="Georgia" w:hAnsi="Georgia"/>
                <w:sz w:val="20"/>
              </w:rPr>
              <w:fldChar w:fldCharType="end"/>
            </w:r>
            <w:r w:rsidRPr="00383F33">
              <w:rPr>
                <w:rFonts w:ascii="Georgia" w:hAnsi="Georgia" w:cstheme="minorHAnsi"/>
                <w:sz w:val="20"/>
                <w:lang w:val="pt-BR"/>
              </w:rPr>
              <w:t xml:space="preserve"> da B3 S.A. – Brasil, Bolsa, Balcão, na conta nº [</w:t>
            </w:r>
            <w:r w:rsidRPr="00383F33">
              <w:rPr>
                <w:rFonts w:ascii="Georgia" w:hAnsi="Georgia" w:cstheme="minorHAnsi"/>
                <w:sz w:val="20"/>
                <w:highlight w:val="lightGray"/>
                <w:lang w:val="pt-BR"/>
              </w:rPr>
              <w:t>•</w:t>
            </w:r>
            <w:r w:rsidRPr="00383F33">
              <w:rPr>
                <w:rFonts w:ascii="Georgia" w:hAnsi="Georgia" w:cstheme="minorHAnsi"/>
                <w:sz w:val="20"/>
                <w:lang w:val="pt-BR"/>
              </w:rPr>
              <w:t>]; ou</w:t>
            </w:r>
          </w:p>
          <w:p w14:paraId="05365338" w14:textId="77777777" w:rsidR="005F721B" w:rsidRPr="00383F33" w:rsidRDefault="005F721B" w:rsidP="005F721B">
            <w:pPr>
              <w:spacing w:line="288" w:lineRule="auto"/>
              <w:rPr>
                <w:rFonts w:ascii="Georgia" w:hAnsi="Georgia" w:cstheme="minorHAnsi"/>
                <w:sz w:val="20"/>
                <w:lang w:val="pt-BR"/>
              </w:rPr>
            </w:pPr>
          </w:p>
          <w:p w14:paraId="1432A758" w14:textId="32F7326B" w:rsidR="008B591D" w:rsidRPr="00383F33" w:rsidRDefault="005F721B" w:rsidP="005F721B">
            <w:pPr>
              <w:spacing w:line="288" w:lineRule="auto"/>
              <w:rPr>
                <w:rFonts w:ascii="Georgia" w:hAnsi="Georgia" w:cstheme="minorHAnsi"/>
                <w:sz w:val="20"/>
                <w:lang w:val="pt-BR"/>
              </w:rPr>
            </w:pPr>
            <w:r>
              <w:rPr>
                <w:rFonts w:ascii="Georgia" w:hAnsi="Georgia"/>
                <w:sz w:val="20"/>
              </w:rPr>
              <w:fldChar w:fldCharType="begin">
                <w:ffData>
                  <w:name w:val=""/>
                  <w:enabled/>
                  <w:calcOnExit w:val="0"/>
                  <w:checkBox>
                    <w:sizeAuto/>
                    <w:default w:val="1"/>
                  </w:checkBox>
                </w:ffData>
              </w:fldChar>
            </w:r>
            <w:r w:rsidRPr="005F721B">
              <w:rPr>
                <w:rFonts w:ascii="Georgia" w:hAnsi="Georgia"/>
                <w:sz w:val="20"/>
                <w:lang w:val="pt-BR"/>
              </w:rPr>
              <w:instrText xml:space="preserve"> FORMCHECKBOX </w:instrText>
            </w:r>
            <w:r w:rsidR="00861848">
              <w:rPr>
                <w:rFonts w:ascii="Georgia" w:hAnsi="Georgia"/>
                <w:sz w:val="20"/>
              </w:rPr>
            </w:r>
            <w:r w:rsidR="00861848">
              <w:rPr>
                <w:rFonts w:ascii="Georgia" w:hAnsi="Georgia"/>
                <w:sz w:val="20"/>
              </w:rPr>
              <w:fldChar w:fldCharType="separate"/>
            </w:r>
            <w:r>
              <w:rPr>
                <w:rFonts w:ascii="Georgia" w:hAnsi="Georgia"/>
                <w:sz w:val="20"/>
              </w:rPr>
              <w:fldChar w:fldCharType="end"/>
            </w:r>
            <w:r w:rsidRPr="005F721B">
              <w:rPr>
                <w:rFonts w:ascii="Georgia" w:hAnsi="Georgia"/>
                <w:sz w:val="20"/>
                <w:lang w:val="pt-BR"/>
              </w:rPr>
              <w:t xml:space="preserve"> </w:t>
            </w:r>
            <w:r w:rsidR="009D30F5" w:rsidRPr="00383F33">
              <w:rPr>
                <w:rFonts w:ascii="Georgia" w:hAnsi="Georgia" w:cstheme="minorHAnsi"/>
                <w:sz w:val="20"/>
                <w:lang w:val="pt-BR"/>
              </w:rPr>
              <w:t>de transferência eletrônica disponível (TED) ou outra forma de transferência de recursos autorizada pelo BACEN, n</w:t>
            </w:r>
            <w:r w:rsidR="008B591D" w:rsidRPr="00383F33">
              <w:rPr>
                <w:rFonts w:ascii="Georgia" w:hAnsi="Georgia" w:cstheme="minorHAnsi"/>
                <w:sz w:val="20"/>
                <w:lang w:val="pt-BR"/>
              </w:rPr>
              <w:t>a conta corrente nº </w:t>
            </w:r>
            <w:r w:rsidRPr="005F721B">
              <w:rPr>
                <w:rFonts w:ascii="Georgia" w:hAnsi="Georgia" w:cstheme="minorHAnsi"/>
                <w:sz w:val="20"/>
                <w:lang w:val="pt-BR"/>
              </w:rPr>
              <w:t>001509113-0</w:t>
            </w:r>
            <w:r w:rsidR="009D30F5" w:rsidRPr="00383F33">
              <w:rPr>
                <w:rFonts w:ascii="Georgia" w:hAnsi="Georgia" w:cstheme="minorHAnsi"/>
                <w:sz w:val="20"/>
                <w:lang w:val="pt-BR"/>
              </w:rPr>
              <w:t xml:space="preserve"> da</w:t>
            </w:r>
            <w:r w:rsidR="008B591D" w:rsidRPr="00383F33">
              <w:rPr>
                <w:rFonts w:ascii="Georgia" w:hAnsi="Georgia" w:cstheme="minorHAnsi"/>
                <w:sz w:val="20"/>
                <w:lang w:val="pt-BR"/>
              </w:rPr>
              <w:t xml:space="preserve"> agência nº </w:t>
            </w:r>
            <w:r>
              <w:rPr>
                <w:rFonts w:ascii="Georgia" w:hAnsi="Georgia" w:cstheme="minorHAnsi"/>
                <w:sz w:val="20"/>
                <w:lang w:val="pt-BR"/>
              </w:rPr>
              <w:t>0001</w:t>
            </w:r>
            <w:r w:rsidR="009D30F5" w:rsidRPr="00383F33">
              <w:rPr>
                <w:rFonts w:ascii="Georgia" w:hAnsi="Georgia" w:cstheme="minorHAnsi"/>
                <w:sz w:val="20"/>
                <w:lang w:val="pt-BR"/>
              </w:rPr>
              <w:t xml:space="preserve"> do</w:t>
            </w:r>
            <w:r w:rsidR="008B591D" w:rsidRPr="00383F33">
              <w:rPr>
                <w:rFonts w:ascii="Georgia" w:hAnsi="Georgia" w:cstheme="minorHAnsi"/>
                <w:sz w:val="20"/>
                <w:lang w:val="pt-BR"/>
              </w:rPr>
              <w:t xml:space="preserve"> </w:t>
            </w:r>
            <w:r w:rsidRPr="005F721B">
              <w:rPr>
                <w:rFonts w:ascii="Georgia" w:hAnsi="Georgia" w:cstheme="minorHAnsi"/>
                <w:sz w:val="20"/>
                <w:lang w:val="pt-BR"/>
              </w:rPr>
              <w:t xml:space="preserve">Banco </w:t>
            </w:r>
            <w:proofErr w:type="spellStart"/>
            <w:r w:rsidRPr="005F721B">
              <w:rPr>
                <w:rFonts w:ascii="Georgia" w:hAnsi="Georgia" w:cstheme="minorHAnsi"/>
                <w:sz w:val="20"/>
                <w:lang w:val="pt-BR"/>
              </w:rPr>
              <w:t>Daycoval</w:t>
            </w:r>
            <w:proofErr w:type="spellEnd"/>
            <w:r w:rsidR="008B591D" w:rsidRPr="00383F33">
              <w:rPr>
                <w:rFonts w:ascii="Georgia" w:hAnsi="Georgia" w:cstheme="minorHAnsi"/>
                <w:sz w:val="20"/>
                <w:lang w:val="pt-BR"/>
              </w:rPr>
              <w:t>, de titularidade do Fundo</w:t>
            </w:r>
            <w:r w:rsidR="009D30F5" w:rsidRPr="00383F33">
              <w:rPr>
                <w:rFonts w:ascii="Georgia" w:hAnsi="Georgia" w:cstheme="minorHAnsi"/>
                <w:sz w:val="20"/>
                <w:lang w:val="pt-BR"/>
              </w:rPr>
              <w:t>.</w:t>
            </w:r>
          </w:p>
          <w:p w14:paraId="47E963E0" w14:textId="77777777" w:rsidR="008B591D" w:rsidRPr="00383F33" w:rsidRDefault="008B591D" w:rsidP="00383F33">
            <w:pPr>
              <w:pStyle w:val="Ttulo"/>
              <w:widowControl/>
              <w:spacing w:line="288" w:lineRule="auto"/>
              <w:contextualSpacing w:val="0"/>
              <w:jc w:val="both"/>
              <w:rPr>
                <w:sz w:val="20"/>
                <w:szCs w:val="20"/>
                <w:highlight w:val="yellow"/>
              </w:rPr>
            </w:pPr>
          </w:p>
          <w:p w14:paraId="3D6BE946" w14:textId="77777777" w:rsidR="005F721B" w:rsidRDefault="00614793" w:rsidP="00383F33">
            <w:pPr>
              <w:pStyle w:val="Ttulo"/>
              <w:widowControl/>
              <w:spacing w:line="288" w:lineRule="auto"/>
              <w:contextualSpacing w:val="0"/>
              <w:jc w:val="both"/>
              <w:rPr>
                <w:b w:val="0"/>
                <w:bCs/>
                <w:sz w:val="20"/>
                <w:szCs w:val="20"/>
              </w:rPr>
            </w:pPr>
            <w:r w:rsidRPr="00383F33">
              <w:rPr>
                <w:b w:val="0"/>
                <w:bCs/>
                <w:sz w:val="20"/>
                <w:szCs w:val="20"/>
              </w:rPr>
              <w:t xml:space="preserve">As Cotas serão integralizadas de acordo com o </w:t>
            </w:r>
            <w:r w:rsidR="00227758" w:rsidRPr="00383F33">
              <w:rPr>
                <w:b w:val="0"/>
                <w:bCs/>
                <w:sz w:val="20"/>
                <w:szCs w:val="20"/>
              </w:rPr>
              <w:t xml:space="preserve">seguinte </w:t>
            </w:r>
            <w:r w:rsidRPr="00383F33">
              <w:rPr>
                <w:b w:val="0"/>
                <w:bCs/>
                <w:sz w:val="20"/>
                <w:szCs w:val="20"/>
              </w:rPr>
              <w:t>cronograma de integralização</w:t>
            </w:r>
            <w:r w:rsidR="00227758" w:rsidRPr="00383F33">
              <w:rPr>
                <w:b w:val="0"/>
                <w:bCs/>
                <w:sz w:val="20"/>
                <w:szCs w:val="20"/>
              </w:rPr>
              <w:t>:</w:t>
            </w:r>
            <w:r w:rsidR="005F721B">
              <w:rPr>
                <w:b w:val="0"/>
                <w:bCs/>
                <w:sz w:val="20"/>
                <w:szCs w:val="20"/>
              </w:rPr>
              <w:t xml:space="preserve"> </w:t>
            </w:r>
          </w:p>
          <w:p w14:paraId="6A275796" w14:textId="08E70F2C" w:rsidR="005F721B" w:rsidDel="00861848" w:rsidRDefault="005F721B" w:rsidP="00383F33">
            <w:pPr>
              <w:pStyle w:val="Ttulo"/>
              <w:widowControl/>
              <w:spacing w:line="288" w:lineRule="auto"/>
              <w:contextualSpacing w:val="0"/>
              <w:jc w:val="both"/>
              <w:rPr>
                <w:del w:id="33" w:author="Gabriel Garicoits" w:date="2024-02-22T17:43:00Z" w16du:dateUtc="2024-02-22T20:43:00Z"/>
                <w:bCs/>
                <w:sz w:val="20"/>
                <w:szCs w:val="20"/>
              </w:rPr>
            </w:pPr>
            <w:del w:id="34" w:author="Gabriel Garicoits" w:date="2024-02-22T17:43:00Z" w16du:dateUtc="2024-02-22T20:43:00Z">
              <w:r w:rsidDel="00861848">
                <w:rPr>
                  <w:bCs/>
                  <w:sz w:val="20"/>
                  <w:szCs w:val="20"/>
                </w:rPr>
                <w:delText>I</w:delText>
              </w:r>
              <w:r w:rsidRPr="005F721B" w:rsidDel="00861848">
                <w:rPr>
                  <w:bCs/>
                  <w:sz w:val="20"/>
                  <w:szCs w:val="20"/>
                </w:rPr>
                <w:delText xml:space="preserve">ntegralização de 150.000 cotas (cento e cinquenta mil cotas) no dia </w:delText>
              </w:r>
              <w:r w:rsidR="009E19EF" w:rsidDel="00861848">
                <w:rPr>
                  <w:bCs/>
                  <w:sz w:val="20"/>
                  <w:szCs w:val="20"/>
                </w:rPr>
                <w:delText>2</w:delText>
              </w:r>
              <w:r w:rsidR="00A0592C" w:rsidDel="00861848">
                <w:rPr>
                  <w:bCs/>
                  <w:sz w:val="20"/>
                  <w:szCs w:val="20"/>
                </w:rPr>
                <w:delText>6</w:delText>
              </w:r>
              <w:r w:rsidRPr="005F721B" w:rsidDel="00861848">
                <w:rPr>
                  <w:bCs/>
                  <w:sz w:val="20"/>
                  <w:szCs w:val="20"/>
                </w:rPr>
                <w:delText>/12/2023;</w:delText>
              </w:r>
            </w:del>
          </w:p>
          <w:p w14:paraId="767C5653" w14:textId="77777777" w:rsidR="00861848" w:rsidRDefault="00861848" w:rsidP="00383F33">
            <w:pPr>
              <w:pStyle w:val="Ttulo"/>
              <w:widowControl/>
              <w:spacing w:line="288" w:lineRule="auto"/>
              <w:contextualSpacing w:val="0"/>
              <w:jc w:val="both"/>
              <w:rPr>
                <w:ins w:id="35" w:author="Gabriel Garicoits" w:date="2024-02-22T17:44:00Z" w16du:dateUtc="2024-02-22T20:44:00Z"/>
                <w:bCs/>
                <w:sz w:val="20"/>
                <w:szCs w:val="20"/>
              </w:rPr>
            </w:pPr>
          </w:p>
          <w:p w14:paraId="2BD63341" w14:textId="77777777" w:rsidR="00861848" w:rsidRPr="00861848" w:rsidRDefault="00861848" w:rsidP="00861848">
            <w:pPr>
              <w:spacing w:line="288" w:lineRule="auto"/>
              <w:ind w:left="709"/>
              <w:rPr>
                <w:ins w:id="36" w:author="Gabriel Garicoits" w:date="2024-02-22T17:44:00Z" w16du:dateUtc="2024-02-22T20:44:00Z"/>
                <w:rFonts w:ascii="Georgia" w:hAnsi="Georgia" w:cstheme="minorHAnsi"/>
                <w:b/>
                <w:bCs/>
                <w:sz w:val="20"/>
                <w:lang w:val="pt-BR" w:eastAsia="pt-BR"/>
              </w:rPr>
            </w:pPr>
            <w:ins w:id="37" w:author="Gabriel Garicoits" w:date="2024-02-22T17:44:00Z" w16du:dateUtc="2024-02-22T20:44:00Z">
              <w:r w:rsidRPr="00861848">
                <w:rPr>
                  <w:rFonts w:ascii="Georgia" w:hAnsi="Georgia" w:cstheme="minorHAnsi"/>
                  <w:b/>
                  <w:bCs/>
                  <w:sz w:val="20"/>
                  <w:lang w:val="pt-BR" w:eastAsia="pt-BR"/>
                </w:rPr>
                <w:lastRenderedPageBreak/>
                <w:t>data de emissão: data em que ocorrer a 1ª (primeira) integralização das Cotas da 1ª Série (“Data da 1ª Integralização”);</w:t>
              </w:r>
            </w:ins>
          </w:p>
          <w:p w14:paraId="53790234" w14:textId="77777777" w:rsidR="00861848" w:rsidRPr="00861848" w:rsidRDefault="00861848" w:rsidP="00861848">
            <w:pPr>
              <w:rPr>
                <w:ins w:id="38" w:author="Gabriel Garicoits" w:date="2024-02-22T17:44:00Z" w16du:dateUtc="2024-02-22T20:44:00Z"/>
                <w:rFonts w:ascii="Georgia" w:hAnsi="Georgia" w:cstheme="minorHAnsi"/>
                <w:b/>
                <w:bCs/>
                <w:sz w:val="20"/>
                <w:lang w:val="pt-BR" w:eastAsia="pt-BR"/>
              </w:rPr>
            </w:pPr>
          </w:p>
          <w:p w14:paraId="64566A91" w14:textId="77777777" w:rsidR="00861848" w:rsidRPr="00861848" w:rsidRDefault="00861848" w:rsidP="00861848">
            <w:pPr>
              <w:pStyle w:val="PargrafodaLista"/>
              <w:spacing w:line="288" w:lineRule="auto"/>
              <w:ind w:left="709"/>
              <w:contextualSpacing/>
              <w:jc w:val="both"/>
              <w:rPr>
                <w:ins w:id="39" w:author="Gabriel Garicoits" w:date="2024-02-22T17:44:00Z" w16du:dateUtc="2024-02-22T20:44:00Z"/>
                <w:rFonts w:ascii="Georgia" w:hAnsi="Georgia" w:cstheme="minorHAnsi"/>
                <w:b/>
                <w:bCs/>
                <w:lang w:eastAsia="pt-BR"/>
              </w:rPr>
            </w:pPr>
            <w:ins w:id="40" w:author="Gabriel Garicoits" w:date="2024-02-22T17:44:00Z" w16du:dateUtc="2024-02-22T20:44:00Z">
              <w:r w:rsidRPr="00861848">
                <w:rPr>
                  <w:rFonts w:ascii="Georgia" w:hAnsi="Georgia" w:cstheme="minorHAnsi"/>
                  <w:b/>
                  <w:bCs/>
                  <w:lang w:eastAsia="pt-BR"/>
                </w:rPr>
                <w:t>quantidade inicial: Calculada com base no valor total integralizado, dividido pelo valor unitário da cota;</w:t>
              </w:r>
            </w:ins>
          </w:p>
          <w:p w14:paraId="6243292C" w14:textId="77777777" w:rsidR="00861848" w:rsidRPr="00861848" w:rsidRDefault="00861848" w:rsidP="00861848">
            <w:pPr>
              <w:rPr>
                <w:ins w:id="41" w:author="Gabriel Garicoits" w:date="2024-02-22T17:44:00Z" w16du:dateUtc="2024-02-22T20:44:00Z"/>
                <w:rFonts w:ascii="Georgia" w:hAnsi="Georgia" w:cstheme="minorHAnsi"/>
                <w:b/>
                <w:bCs/>
                <w:sz w:val="20"/>
                <w:lang w:val="pt-BR" w:eastAsia="pt-BR"/>
              </w:rPr>
            </w:pPr>
          </w:p>
          <w:p w14:paraId="0BF1284E" w14:textId="77777777" w:rsidR="00861848" w:rsidRDefault="00861848" w:rsidP="00861848">
            <w:pPr>
              <w:spacing w:line="288" w:lineRule="auto"/>
              <w:ind w:left="709"/>
              <w:rPr>
                <w:ins w:id="42" w:author="Gabriel Garicoits" w:date="2024-02-22T17:44:00Z" w16du:dateUtc="2024-02-22T20:44:00Z"/>
                <w:rFonts w:ascii="Georgia" w:hAnsi="Georgia" w:cstheme="minorHAnsi"/>
                <w:b/>
                <w:bCs/>
                <w:sz w:val="20"/>
                <w:lang w:val="pt-BR" w:eastAsia="pt-BR"/>
              </w:rPr>
            </w:pPr>
            <w:ins w:id="43" w:author="Gabriel Garicoits" w:date="2024-02-22T17:44:00Z" w16du:dateUtc="2024-02-22T20:44:00Z">
              <w:r w:rsidRPr="00861848">
                <w:rPr>
                  <w:rFonts w:ascii="Georgia" w:hAnsi="Georgia" w:cstheme="minorHAnsi"/>
                  <w:b/>
                  <w:bCs/>
                  <w:sz w:val="20"/>
                  <w:lang w:val="pt-BR" w:eastAsia="pt-BR"/>
                </w:rPr>
                <w:t>valor unitário: conforme valor unitário no dia da integralização;</w:t>
              </w:r>
            </w:ins>
          </w:p>
          <w:p w14:paraId="060724C6" w14:textId="77777777" w:rsidR="00861848" w:rsidRPr="00861848" w:rsidRDefault="00861848" w:rsidP="00861848">
            <w:pPr>
              <w:spacing w:line="288" w:lineRule="auto"/>
              <w:ind w:left="709"/>
              <w:rPr>
                <w:ins w:id="44" w:author="Gabriel Garicoits" w:date="2024-02-22T17:44:00Z" w16du:dateUtc="2024-02-22T20:44:00Z"/>
                <w:rFonts w:ascii="Georgia" w:hAnsi="Georgia" w:cstheme="minorHAnsi"/>
                <w:b/>
                <w:bCs/>
                <w:sz w:val="20"/>
                <w:lang w:val="pt-BR" w:eastAsia="pt-BR"/>
              </w:rPr>
            </w:pPr>
          </w:p>
          <w:p w14:paraId="23EC2358" w14:textId="2A93E00D" w:rsidR="00861848" w:rsidRPr="00861848" w:rsidRDefault="00861848" w:rsidP="00861848">
            <w:pPr>
              <w:spacing w:line="288" w:lineRule="auto"/>
              <w:ind w:left="709"/>
              <w:rPr>
                <w:ins w:id="45" w:author="Gabriel Garicoits" w:date="2024-02-22T17:44:00Z" w16du:dateUtc="2024-02-22T20:44:00Z"/>
                <w:rFonts w:ascii="Georgia" w:hAnsi="Georgia" w:cstheme="minorHAnsi"/>
                <w:b/>
                <w:bCs/>
                <w:sz w:val="20"/>
                <w:lang w:val="pt-BR" w:eastAsia="pt-BR"/>
              </w:rPr>
            </w:pPr>
            <w:ins w:id="46" w:author="Gabriel Garicoits" w:date="2024-02-22T17:44:00Z" w16du:dateUtc="2024-02-22T20:44:00Z">
              <w:r w:rsidRPr="00861848">
                <w:rPr>
                  <w:rFonts w:ascii="Georgia" w:hAnsi="Georgia" w:cstheme="minorHAnsi"/>
                  <w:b/>
                  <w:bCs/>
                  <w:sz w:val="20"/>
                  <w:lang w:val="pt-BR" w:eastAsia="pt-BR"/>
                </w:rPr>
                <w:t>volume total: R$ 53.000.000,00 (cinquenta e três milhões), na Data da 1ª Integralização, podendo o volume total das Cotas Seniores da 1ª Série variar de acordo com o valor unitário das Cotas da 1ª Série em cada data de integralização;</w:t>
              </w:r>
            </w:ins>
          </w:p>
          <w:p w14:paraId="2BD48920" w14:textId="77777777" w:rsidR="00861848" w:rsidRPr="005F721B" w:rsidRDefault="00861848" w:rsidP="00383F33">
            <w:pPr>
              <w:pStyle w:val="Ttulo"/>
              <w:widowControl/>
              <w:spacing w:line="288" w:lineRule="auto"/>
              <w:contextualSpacing w:val="0"/>
              <w:jc w:val="both"/>
              <w:rPr>
                <w:ins w:id="47" w:author="Gabriel Garicoits" w:date="2024-02-22T17:43:00Z" w16du:dateUtc="2024-02-22T20:43:00Z"/>
                <w:bCs/>
                <w:sz w:val="20"/>
                <w:szCs w:val="20"/>
              </w:rPr>
            </w:pPr>
          </w:p>
          <w:p w14:paraId="73847C6D" w14:textId="7BD2ECBA" w:rsidR="00242C63" w:rsidRPr="005F721B" w:rsidDel="00861848" w:rsidRDefault="005F721B" w:rsidP="00383F33">
            <w:pPr>
              <w:pStyle w:val="Ttulo"/>
              <w:widowControl/>
              <w:spacing w:line="288" w:lineRule="auto"/>
              <w:contextualSpacing w:val="0"/>
              <w:jc w:val="both"/>
              <w:rPr>
                <w:del w:id="48" w:author="Gabriel Garicoits" w:date="2024-02-22T17:43:00Z" w16du:dateUtc="2024-02-22T20:43:00Z"/>
                <w:bCs/>
                <w:sz w:val="20"/>
                <w:szCs w:val="20"/>
              </w:rPr>
            </w:pPr>
            <w:del w:id="49" w:author="Gabriel Garicoits" w:date="2024-02-22T17:43:00Z" w16du:dateUtc="2024-02-22T20:43:00Z">
              <w:r w:rsidDel="00861848">
                <w:rPr>
                  <w:bCs/>
                  <w:sz w:val="20"/>
                  <w:szCs w:val="20"/>
                </w:rPr>
                <w:delText>e i</w:delText>
              </w:r>
              <w:r w:rsidRPr="005F721B" w:rsidDel="00861848">
                <w:rPr>
                  <w:bCs/>
                  <w:sz w:val="20"/>
                  <w:szCs w:val="20"/>
                </w:rPr>
                <w:delText xml:space="preserve">ntegralização </w:delText>
              </w:r>
              <w:r w:rsidR="009E19EF" w:rsidRPr="005F721B" w:rsidDel="00861848">
                <w:rPr>
                  <w:bCs/>
                  <w:sz w:val="20"/>
                  <w:szCs w:val="20"/>
                </w:rPr>
                <w:delText>15</w:delText>
              </w:r>
              <w:r w:rsidR="009E19EF" w:rsidDel="00861848">
                <w:rPr>
                  <w:bCs/>
                  <w:sz w:val="20"/>
                  <w:szCs w:val="20"/>
                </w:rPr>
                <w:delText>1</w:delText>
              </w:r>
              <w:r w:rsidRPr="005F721B" w:rsidDel="00861848">
                <w:rPr>
                  <w:bCs/>
                  <w:sz w:val="20"/>
                  <w:szCs w:val="20"/>
                </w:rPr>
                <w:delText>.000</w:delText>
              </w:r>
              <w:r w:rsidR="00054EFB" w:rsidDel="00861848">
                <w:rPr>
                  <w:bCs/>
                  <w:sz w:val="20"/>
                  <w:szCs w:val="20"/>
                </w:rPr>
                <w:delText xml:space="preserve"> cotas</w:delText>
              </w:r>
              <w:r w:rsidRPr="005F721B" w:rsidDel="00861848">
                <w:rPr>
                  <w:bCs/>
                  <w:sz w:val="20"/>
                  <w:szCs w:val="20"/>
                </w:rPr>
                <w:delText xml:space="preserve"> (cento e cinquenta mil cotas) no dia </w:delText>
              </w:r>
              <w:r w:rsidR="00A0592C" w:rsidRPr="005F721B" w:rsidDel="00861848">
                <w:rPr>
                  <w:bCs/>
                  <w:sz w:val="20"/>
                  <w:szCs w:val="20"/>
                </w:rPr>
                <w:delText>2</w:delText>
              </w:r>
              <w:r w:rsidR="00A0592C" w:rsidDel="00861848">
                <w:rPr>
                  <w:bCs/>
                  <w:sz w:val="20"/>
                  <w:szCs w:val="20"/>
                </w:rPr>
                <w:delText>8</w:delText>
              </w:r>
              <w:r w:rsidRPr="005F721B" w:rsidDel="00861848">
                <w:rPr>
                  <w:bCs/>
                  <w:sz w:val="20"/>
                  <w:szCs w:val="20"/>
                </w:rPr>
                <w:delText>/12/2023</w:delText>
              </w:r>
              <w:r w:rsidR="00227758" w:rsidRPr="005F721B" w:rsidDel="00861848">
                <w:rPr>
                  <w:bCs/>
                  <w:sz w:val="20"/>
                  <w:szCs w:val="20"/>
                </w:rPr>
                <w:delText xml:space="preserve">. </w:delText>
              </w:r>
            </w:del>
          </w:p>
          <w:p w14:paraId="33EDCC4A" w14:textId="417AED2B" w:rsidR="00614793" w:rsidRPr="00383F33" w:rsidRDefault="00614793" w:rsidP="00383F33">
            <w:pPr>
              <w:pStyle w:val="Ttulo"/>
              <w:widowControl/>
              <w:spacing w:line="288" w:lineRule="auto"/>
              <w:contextualSpacing w:val="0"/>
              <w:jc w:val="both"/>
              <w:rPr>
                <w:b w:val="0"/>
                <w:bCs/>
                <w:sz w:val="20"/>
                <w:szCs w:val="20"/>
              </w:rPr>
            </w:pPr>
          </w:p>
          <w:p w14:paraId="23E95AA6" w14:textId="220D38D6" w:rsidR="00286CEA" w:rsidRPr="00383F33" w:rsidRDefault="00264478" w:rsidP="00383F33">
            <w:pPr>
              <w:pStyle w:val="Ttulo"/>
              <w:widowControl/>
              <w:spacing w:line="288" w:lineRule="auto"/>
              <w:contextualSpacing w:val="0"/>
              <w:jc w:val="both"/>
              <w:rPr>
                <w:b w:val="0"/>
                <w:bCs/>
                <w:sz w:val="20"/>
                <w:szCs w:val="20"/>
              </w:rPr>
            </w:pPr>
            <w:r w:rsidRPr="00264478">
              <w:rPr>
                <w:b w:val="0"/>
                <w:bCs/>
                <w:sz w:val="20"/>
                <w:szCs w:val="20"/>
              </w:rPr>
              <w:t xml:space="preserve">As Cotas serão integralizadas </w:t>
            </w:r>
            <w:r w:rsidRPr="00264478">
              <w:rPr>
                <w:sz w:val="20"/>
                <w:szCs w:val="20"/>
              </w:rPr>
              <w:t>(a)</w:t>
            </w:r>
            <w:r w:rsidRPr="00264478">
              <w:rPr>
                <w:b w:val="0"/>
                <w:bCs/>
                <w:sz w:val="20"/>
                <w:szCs w:val="20"/>
              </w:rPr>
              <w:t> na respectiva Data da 1ª Integralização, pelo seu valor unitário de emissão, conforme</w:t>
            </w:r>
            <w:r w:rsidR="003A35E3">
              <w:rPr>
                <w:b w:val="0"/>
                <w:bCs/>
                <w:sz w:val="20"/>
                <w:szCs w:val="20"/>
              </w:rPr>
              <w:t xml:space="preserve"> descrito acima</w:t>
            </w:r>
            <w:r w:rsidRPr="00264478">
              <w:rPr>
                <w:b w:val="0"/>
                <w:bCs/>
                <w:sz w:val="20"/>
                <w:szCs w:val="20"/>
              </w:rPr>
              <w:t xml:space="preserve"> e </w:t>
            </w:r>
            <w:r w:rsidRPr="003A35E3">
              <w:rPr>
                <w:sz w:val="20"/>
                <w:szCs w:val="20"/>
              </w:rPr>
              <w:t>(b)</w:t>
            </w:r>
            <w:r w:rsidRPr="00264478">
              <w:rPr>
                <w:b w:val="0"/>
                <w:bCs/>
                <w:sz w:val="20"/>
                <w:szCs w:val="20"/>
              </w:rPr>
              <w:t> a partir do Dia Útil seguinte à respectiva Data da 1ª Integralização, pelo valor atualizado da Cota da respectiva subclasse ou série desde a Data da 1ª Integralização até a data da efetiva integralização, na forma da cláusula </w:t>
            </w:r>
            <w:r w:rsidRPr="00264478">
              <w:rPr>
                <w:b w:val="0"/>
                <w:bCs/>
                <w:sz w:val="20"/>
                <w:szCs w:val="20"/>
                <w:lang w:val="en-US"/>
              </w:rPr>
              <w:fldChar w:fldCharType="begin"/>
            </w:r>
            <w:r w:rsidRPr="00264478">
              <w:rPr>
                <w:b w:val="0"/>
                <w:bCs/>
                <w:sz w:val="20"/>
                <w:szCs w:val="20"/>
              </w:rPr>
              <w:instrText xml:space="preserve"> REF _Ref130393873 \r \h  \* MERGEFORMAT </w:instrText>
            </w:r>
            <w:r w:rsidRPr="00264478">
              <w:rPr>
                <w:b w:val="0"/>
                <w:bCs/>
                <w:sz w:val="20"/>
                <w:szCs w:val="20"/>
                <w:lang w:val="en-US"/>
              </w:rPr>
            </w:r>
            <w:r w:rsidRPr="00264478">
              <w:rPr>
                <w:b w:val="0"/>
                <w:bCs/>
                <w:sz w:val="20"/>
                <w:szCs w:val="20"/>
                <w:lang w:val="en-US"/>
              </w:rPr>
              <w:fldChar w:fldCharType="separate"/>
            </w:r>
            <w:r w:rsidRPr="00264478">
              <w:rPr>
                <w:b w:val="0"/>
                <w:bCs/>
                <w:sz w:val="20"/>
                <w:szCs w:val="20"/>
              </w:rPr>
              <w:t>13</w:t>
            </w:r>
            <w:r w:rsidRPr="00264478">
              <w:rPr>
                <w:b w:val="0"/>
                <w:bCs/>
                <w:sz w:val="20"/>
                <w:szCs w:val="20"/>
              </w:rPr>
              <w:fldChar w:fldCharType="end"/>
            </w:r>
            <w:r w:rsidRPr="00264478">
              <w:rPr>
                <w:b w:val="0"/>
                <w:bCs/>
                <w:sz w:val="20"/>
                <w:szCs w:val="20"/>
              </w:rPr>
              <w:t xml:space="preserve"> </w:t>
            </w:r>
            <w:r w:rsidR="000E6EB0">
              <w:rPr>
                <w:b w:val="0"/>
                <w:bCs/>
                <w:sz w:val="20"/>
                <w:szCs w:val="20"/>
              </w:rPr>
              <w:t>do</w:t>
            </w:r>
            <w:r w:rsidRPr="00264478">
              <w:rPr>
                <w:b w:val="0"/>
                <w:bCs/>
                <w:sz w:val="20"/>
                <w:szCs w:val="20"/>
              </w:rPr>
              <w:t xml:space="preserve"> Anexo</w:t>
            </w:r>
            <w:r w:rsidR="009B28E5">
              <w:rPr>
                <w:b w:val="0"/>
                <w:bCs/>
                <w:sz w:val="20"/>
                <w:szCs w:val="20"/>
              </w:rPr>
              <w:t xml:space="preserve"> ao Regulamento</w:t>
            </w:r>
            <w:r w:rsidR="00CB6B9F" w:rsidRPr="00383F33">
              <w:rPr>
                <w:b w:val="0"/>
                <w:bCs/>
                <w:sz w:val="20"/>
                <w:szCs w:val="20"/>
              </w:rPr>
              <w:t xml:space="preserve">. </w:t>
            </w:r>
            <w:r w:rsidR="00097360" w:rsidRPr="00383F33">
              <w:rPr>
                <w:b w:val="0"/>
                <w:bCs/>
                <w:sz w:val="20"/>
                <w:szCs w:val="20"/>
              </w:rPr>
              <w:t xml:space="preserve">Para o cálculo do número de Cotas a que tem direito o </w:t>
            </w:r>
            <w:r w:rsidR="009C516A" w:rsidRPr="00383F33">
              <w:rPr>
                <w:b w:val="0"/>
                <w:bCs/>
                <w:sz w:val="20"/>
                <w:szCs w:val="20"/>
              </w:rPr>
              <w:t>subscritor</w:t>
            </w:r>
            <w:r w:rsidR="00097360" w:rsidRPr="00383F33">
              <w:rPr>
                <w:b w:val="0"/>
                <w:bCs/>
                <w:sz w:val="20"/>
                <w:szCs w:val="20"/>
              </w:rPr>
              <w:t>, não serão deduzidas do valor entregue ao Fundo quaisquer taxas ou despesas</w:t>
            </w:r>
            <w:r w:rsidR="00CB6B9F" w:rsidRPr="00383F33">
              <w:rPr>
                <w:b w:val="0"/>
                <w:bCs/>
                <w:sz w:val="20"/>
                <w:szCs w:val="20"/>
              </w:rPr>
              <w:t>.</w:t>
            </w:r>
          </w:p>
          <w:p w14:paraId="078A20E1" w14:textId="77777777" w:rsidR="00614793" w:rsidRPr="00383F33" w:rsidRDefault="00614793" w:rsidP="00383F33">
            <w:pPr>
              <w:pStyle w:val="Ttulo"/>
              <w:widowControl/>
              <w:spacing w:line="288" w:lineRule="auto"/>
              <w:contextualSpacing w:val="0"/>
              <w:jc w:val="both"/>
              <w:rPr>
                <w:b w:val="0"/>
                <w:bCs/>
                <w:sz w:val="20"/>
                <w:szCs w:val="20"/>
              </w:rPr>
            </w:pPr>
          </w:p>
          <w:p w14:paraId="0DD797F6" w14:textId="08ED7D48" w:rsidR="008B591D" w:rsidRPr="00383F33" w:rsidRDefault="00443F7F" w:rsidP="00383F33">
            <w:pPr>
              <w:pStyle w:val="Ttulo"/>
              <w:widowControl/>
              <w:spacing w:line="288" w:lineRule="auto"/>
              <w:contextualSpacing w:val="0"/>
              <w:jc w:val="both"/>
              <w:rPr>
                <w:b w:val="0"/>
                <w:sz w:val="20"/>
                <w:szCs w:val="20"/>
              </w:rPr>
            </w:pPr>
            <w:r w:rsidRPr="00383F33">
              <w:rPr>
                <w:b w:val="0"/>
                <w:sz w:val="20"/>
                <w:szCs w:val="20"/>
              </w:rPr>
              <w:t xml:space="preserve">O subscritor compromete-se, </w:t>
            </w:r>
            <w:r w:rsidR="00781CC2" w:rsidRPr="00383F33">
              <w:rPr>
                <w:b w:val="0"/>
                <w:sz w:val="20"/>
                <w:szCs w:val="20"/>
              </w:rPr>
              <w:t>em caráter</w:t>
            </w:r>
            <w:r w:rsidRPr="00383F33">
              <w:rPr>
                <w:b w:val="0"/>
                <w:sz w:val="20"/>
                <w:szCs w:val="20"/>
              </w:rPr>
              <w:t xml:space="preserve"> irrevogável e irretratável, a </w:t>
            </w:r>
            <w:r w:rsidR="00781CC2" w:rsidRPr="00383F33">
              <w:rPr>
                <w:b w:val="0"/>
                <w:sz w:val="20"/>
                <w:szCs w:val="20"/>
              </w:rPr>
              <w:t xml:space="preserve">integralizar </w:t>
            </w:r>
            <w:r w:rsidRPr="00383F33">
              <w:rPr>
                <w:b w:val="0"/>
                <w:sz w:val="20"/>
                <w:szCs w:val="20"/>
              </w:rPr>
              <w:t>as Cotas subscritas na forma e no prazo indicados</w:t>
            </w:r>
            <w:r w:rsidR="00781CC2" w:rsidRPr="00383F33">
              <w:rPr>
                <w:b w:val="0"/>
                <w:sz w:val="20"/>
                <w:szCs w:val="20"/>
              </w:rPr>
              <w:t xml:space="preserve"> neste campo “Integralização das Cotas”</w:t>
            </w:r>
            <w:r w:rsidRPr="00383F33">
              <w:rPr>
                <w:b w:val="0"/>
                <w:sz w:val="20"/>
                <w:szCs w:val="20"/>
              </w:rPr>
              <w:t>, respondendo por todos os prejuízos causados ao Fundo</w:t>
            </w:r>
            <w:r w:rsidR="00781CC2" w:rsidRPr="00383F33">
              <w:rPr>
                <w:b w:val="0"/>
                <w:sz w:val="20"/>
                <w:szCs w:val="20"/>
              </w:rPr>
              <w:t xml:space="preserve"> </w:t>
            </w:r>
            <w:r w:rsidR="00636A32">
              <w:rPr>
                <w:b w:val="0"/>
                <w:sz w:val="20"/>
                <w:szCs w:val="20"/>
              </w:rPr>
              <w:t>e</w:t>
            </w:r>
            <w:r w:rsidR="00781CC2" w:rsidRPr="00383F33">
              <w:rPr>
                <w:b w:val="0"/>
                <w:sz w:val="20"/>
                <w:szCs w:val="20"/>
              </w:rPr>
              <w:t xml:space="preserve"> à Administradora</w:t>
            </w:r>
            <w:r w:rsidRPr="00383F33">
              <w:rPr>
                <w:b w:val="0"/>
                <w:sz w:val="20"/>
                <w:szCs w:val="20"/>
              </w:rPr>
              <w:t xml:space="preserve"> em razão do descumprimento da </w:t>
            </w:r>
            <w:r w:rsidR="00781CC2" w:rsidRPr="00383F33">
              <w:rPr>
                <w:b w:val="0"/>
                <w:sz w:val="20"/>
                <w:szCs w:val="20"/>
              </w:rPr>
              <w:t xml:space="preserve">sua </w:t>
            </w:r>
            <w:r w:rsidRPr="00383F33">
              <w:rPr>
                <w:b w:val="0"/>
                <w:sz w:val="20"/>
                <w:szCs w:val="20"/>
              </w:rPr>
              <w:t>obrigação.</w:t>
            </w:r>
          </w:p>
        </w:tc>
      </w:tr>
    </w:tbl>
    <w:p w14:paraId="76F33BE7" w14:textId="77777777" w:rsidR="00C430C4" w:rsidRPr="00383F33" w:rsidRDefault="00C430C4" w:rsidP="00383F33">
      <w:pPr>
        <w:spacing w:line="288" w:lineRule="auto"/>
        <w:rPr>
          <w:rFonts w:ascii="Georgia" w:hAnsi="Georgia" w:cstheme="minorHAnsi"/>
          <w:sz w:val="22"/>
          <w:szCs w:val="22"/>
          <w:lang w:val="pt-BR"/>
        </w:rPr>
      </w:pPr>
    </w:p>
    <w:p w14:paraId="16EF58E9" w14:textId="4F746B16" w:rsidR="00A74AB6" w:rsidRPr="00383F33" w:rsidRDefault="00A74AB6" w:rsidP="00383F33">
      <w:pPr>
        <w:pStyle w:val="Ttulo"/>
        <w:keepNext/>
        <w:widowControl/>
        <w:spacing w:line="288" w:lineRule="auto"/>
        <w:contextualSpacing w:val="0"/>
      </w:pPr>
      <w:r w:rsidRPr="00383F33">
        <w:t>Pagamento d</w:t>
      </w:r>
      <w:r w:rsidR="00781CC2" w:rsidRPr="00383F33">
        <w:t>a</w:t>
      </w:r>
      <w:r w:rsidRPr="00383F33">
        <w:t xml:space="preserve"> Amortização e</w:t>
      </w:r>
      <w:r w:rsidR="00781CC2" w:rsidRPr="00383F33">
        <w:t xml:space="preserve"> do</w:t>
      </w:r>
      <w:r w:rsidRPr="00383F33">
        <w:t xml:space="preserve"> Resgate d</w:t>
      </w:r>
      <w:r w:rsidR="00781CC2" w:rsidRPr="00383F33">
        <w:t>as</w:t>
      </w:r>
      <w:r w:rsidRPr="00383F33">
        <w:t xml:space="preserve"> Cotas</w:t>
      </w:r>
    </w:p>
    <w:tbl>
      <w:tblPr>
        <w:tblW w:w="5000" w:type="pct"/>
        <w:jc w:val="center"/>
        <w:tblBorders>
          <w:top w:val="single" w:sz="4" w:space="0" w:color="auto"/>
          <w:left w:val="single" w:sz="4" w:space="0" w:color="auto"/>
          <w:bottom w:val="single" w:sz="4" w:space="0" w:color="auto"/>
          <w:right w:val="single" w:sz="4" w:space="0" w:color="auto"/>
          <w:insideV w:val="single" w:sz="4" w:space="0" w:color="auto"/>
        </w:tblBorders>
        <w:tblCellMar>
          <w:left w:w="70" w:type="dxa"/>
          <w:right w:w="70" w:type="dxa"/>
        </w:tblCellMar>
        <w:tblLook w:val="04A0" w:firstRow="1" w:lastRow="0" w:firstColumn="1" w:lastColumn="0" w:noHBand="0" w:noVBand="1"/>
      </w:tblPr>
      <w:tblGrid>
        <w:gridCol w:w="9737"/>
      </w:tblGrid>
      <w:tr w:rsidR="00A74AB6" w:rsidRPr="00861848" w14:paraId="5301EB99" w14:textId="77777777" w:rsidTr="006832D5">
        <w:trPr>
          <w:trHeight w:val="534"/>
          <w:jc w:val="center"/>
        </w:trPr>
        <w:tc>
          <w:tcPr>
            <w:tcW w:w="5000" w:type="pct"/>
            <w:tcBorders>
              <w:top w:val="single" w:sz="4" w:space="0" w:color="auto"/>
              <w:left w:val="single" w:sz="4" w:space="0" w:color="auto"/>
              <w:bottom w:val="single" w:sz="4" w:space="0" w:color="auto"/>
              <w:right w:val="single" w:sz="4" w:space="0" w:color="auto"/>
            </w:tcBorders>
          </w:tcPr>
          <w:p w14:paraId="7732A6FA" w14:textId="51FB7F86" w:rsidR="00A74AB6" w:rsidRPr="00383F33" w:rsidRDefault="00A74AB6" w:rsidP="00383F33">
            <w:pPr>
              <w:spacing w:line="288" w:lineRule="auto"/>
              <w:rPr>
                <w:rFonts w:ascii="Georgia" w:hAnsi="Georgia" w:cstheme="minorHAnsi"/>
                <w:sz w:val="20"/>
                <w:lang w:val="pt-BR"/>
              </w:rPr>
            </w:pPr>
            <w:r w:rsidRPr="00383F33">
              <w:rPr>
                <w:rFonts w:ascii="Georgia" w:hAnsi="Georgia" w:cstheme="minorHAnsi"/>
                <w:sz w:val="20"/>
                <w:lang w:val="pt-BR"/>
              </w:rPr>
              <w:t xml:space="preserve">As Cotas </w:t>
            </w:r>
            <w:r w:rsidR="00781CC2" w:rsidRPr="00383F33">
              <w:rPr>
                <w:rFonts w:ascii="Georgia" w:hAnsi="Georgia" w:cstheme="minorHAnsi"/>
                <w:sz w:val="20"/>
                <w:lang w:val="pt-BR"/>
              </w:rPr>
              <w:t xml:space="preserve">deverão </w:t>
            </w:r>
            <w:r w:rsidRPr="00383F33">
              <w:rPr>
                <w:rFonts w:ascii="Georgia" w:hAnsi="Georgia" w:cstheme="minorHAnsi"/>
                <w:sz w:val="20"/>
                <w:lang w:val="pt-BR"/>
              </w:rPr>
              <w:t xml:space="preserve">ser amortizadas </w:t>
            </w:r>
            <w:r w:rsidR="00781CC2" w:rsidRPr="00383F33">
              <w:rPr>
                <w:rFonts w:ascii="Georgia" w:hAnsi="Georgia" w:cstheme="minorHAnsi"/>
                <w:sz w:val="20"/>
                <w:lang w:val="pt-BR"/>
              </w:rPr>
              <w:t>e</w:t>
            </w:r>
            <w:r w:rsidRPr="00383F33">
              <w:rPr>
                <w:rFonts w:ascii="Georgia" w:hAnsi="Georgia" w:cstheme="minorHAnsi"/>
                <w:sz w:val="20"/>
                <w:lang w:val="pt-BR"/>
              </w:rPr>
              <w:t xml:space="preserve"> resgatadas</w:t>
            </w:r>
            <w:r w:rsidR="006134EC" w:rsidRPr="00383F33">
              <w:rPr>
                <w:rFonts w:ascii="Georgia" w:hAnsi="Georgia" w:cstheme="minorHAnsi"/>
                <w:sz w:val="20"/>
                <w:lang w:val="pt-BR"/>
              </w:rPr>
              <w:t>,</w:t>
            </w:r>
            <w:r w:rsidRPr="00383F33">
              <w:rPr>
                <w:rFonts w:ascii="Georgia" w:hAnsi="Georgia" w:cstheme="minorHAnsi"/>
                <w:sz w:val="20"/>
                <w:lang w:val="pt-BR"/>
              </w:rPr>
              <w:t xml:space="preserve"> em moeda corrente nacional</w:t>
            </w:r>
            <w:r w:rsidR="006134EC" w:rsidRPr="00383F33">
              <w:rPr>
                <w:rFonts w:ascii="Georgia" w:hAnsi="Georgia" w:cstheme="minorHAnsi"/>
                <w:sz w:val="20"/>
                <w:lang w:val="pt-BR"/>
              </w:rPr>
              <w:t xml:space="preserve">, </w:t>
            </w:r>
            <w:r w:rsidR="00781CC2" w:rsidRPr="00383F33">
              <w:rPr>
                <w:rFonts w:ascii="Georgia" w:hAnsi="Georgia" w:cstheme="minorHAnsi"/>
                <w:sz w:val="20"/>
                <w:lang w:val="pt-BR"/>
              </w:rPr>
              <w:t>ressalvadas as</w:t>
            </w:r>
            <w:r w:rsidR="006134EC" w:rsidRPr="00383F33">
              <w:rPr>
                <w:rFonts w:ascii="Georgia" w:hAnsi="Georgia" w:cstheme="minorHAnsi"/>
                <w:sz w:val="20"/>
                <w:lang w:val="pt-BR"/>
              </w:rPr>
              <w:t xml:space="preserve"> hipóteses </w:t>
            </w:r>
            <w:r w:rsidR="00781CC2" w:rsidRPr="00383F33">
              <w:rPr>
                <w:rFonts w:ascii="Georgia" w:hAnsi="Georgia" w:cstheme="minorHAnsi"/>
                <w:sz w:val="20"/>
                <w:lang w:val="pt-BR"/>
              </w:rPr>
              <w:t>estabelecidas</w:t>
            </w:r>
            <w:r w:rsidR="006134EC" w:rsidRPr="00383F33">
              <w:rPr>
                <w:rFonts w:ascii="Georgia" w:hAnsi="Georgia" w:cstheme="minorHAnsi"/>
                <w:sz w:val="20"/>
                <w:lang w:val="pt-BR"/>
              </w:rPr>
              <w:t xml:space="preserve"> no Regulamento</w:t>
            </w:r>
            <w:r w:rsidR="00781CC2" w:rsidRPr="00383F33">
              <w:rPr>
                <w:rFonts w:ascii="Georgia" w:hAnsi="Georgia" w:cstheme="minorHAnsi"/>
                <w:sz w:val="20"/>
                <w:lang w:val="pt-BR"/>
              </w:rPr>
              <w:t>, por meio</w:t>
            </w:r>
            <w:r w:rsidRPr="00383F33">
              <w:rPr>
                <w:rFonts w:ascii="Georgia" w:hAnsi="Georgia" w:cstheme="minorHAnsi"/>
                <w:sz w:val="20"/>
                <w:lang w:val="pt-BR"/>
              </w:rPr>
              <w:t>:</w:t>
            </w:r>
          </w:p>
          <w:p w14:paraId="4A1633E5" w14:textId="77777777" w:rsidR="00781CC2" w:rsidRPr="00383F33" w:rsidRDefault="00781CC2" w:rsidP="00383F33">
            <w:pPr>
              <w:spacing w:line="288" w:lineRule="auto"/>
              <w:rPr>
                <w:rFonts w:ascii="Georgia" w:hAnsi="Georgia" w:cstheme="minorHAnsi"/>
                <w:sz w:val="20"/>
                <w:lang w:val="pt-BR"/>
              </w:rPr>
            </w:pPr>
          </w:p>
          <w:p w14:paraId="50D1B21B" w14:textId="77777777" w:rsidR="00781CC2" w:rsidRPr="00383F33" w:rsidRDefault="00781CC2" w:rsidP="00383F33">
            <w:pPr>
              <w:spacing w:line="288" w:lineRule="auto"/>
              <w:rPr>
                <w:rFonts w:ascii="Georgia" w:hAnsi="Georgia" w:cstheme="minorHAnsi"/>
                <w:sz w:val="20"/>
                <w:lang w:val="pt-BR"/>
              </w:rPr>
            </w:pPr>
            <w:r w:rsidRPr="00383F33">
              <w:rPr>
                <w:rFonts w:ascii="Georgia" w:hAnsi="Georgia"/>
                <w:sz w:val="20"/>
              </w:rPr>
              <w:fldChar w:fldCharType="begin">
                <w:ffData>
                  <w:name w:val=""/>
                  <w:enabled/>
                  <w:calcOnExit w:val="0"/>
                  <w:checkBox>
                    <w:sizeAuto/>
                    <w:default w:val="0"/>
                  </w:checkBox>
                </w:ffData>
              </w:fldChar>
            </w:r>
            <w:r w:rsidRPr="00383F33">
              <w:rPr>
                <w:rFonts w:ascii="Georgia" w:hAnsi="Georgia"/>
                <w:sz w:val="20"/>
                <w:lang w:val="pt-BR"/>
              </w:rPr>
              <w:instrText xml:space="preserve"> FORMCHECKBOX </w:instrText>
            </w:r>
            <w:r w:rsidR="00861848">
              <w:rPr>
                <w:rFonts w:ascii="Georgia" w:hAnsi="Georgia"/>
                <w:sz w:val="20"/>
              </w:rPr>
            </w:r>
            <w:r w:rsidR="00861848">
              <w:rPr>
                <w:rFonts w:ascii="Georgia" w:hAnsi="Georgia"/>
                <w:sz w:val="20"/>
              </w:rPr>
              <w:fldChar w:fldCharType="separate"/>
            </w:r>
            <w:r w:rsidRPr="00383F33">
              <w:rPr>
                <w:rFonts w:ascii="Georgia" w:hAnsi="Georgia"/>
                <w:sz w:val="20"/>
              </w:rPr>
              <w:fldChar w:fldCharType="end"/>
            </w:r>
            <w:r w:rsidRPr="00383F33">
              <w:rPr>
                <w:rFonts w:ascii="Georgia" w:hAnsi="Georgia" w:cstheme="minorHAnsi"/>
                <w:sz w:val="20"/>
                <w:lang w:val="pt-BR"/>
              </w:rPr>
              <w:t xml:space="preserve"> da B3 S.A. – Brasil, Bolsa, Balcão, na conta nº [</w:t>
            </w:r>
            <w:r w:rsidRPr="00383F33">
              <w:rPr>
                <w:rFonts w:ascii="Georgia" w:hAnsi="Georgia" w:cstheme="minorHAnsi"/>
                <w:sz w:val="20"/>
                <w:highlight w:val="lightGray"/>
                <w:lang w:val="pt-BR"/>
              </w:rPr>
              <w:t>•</w:t>
            </w:r>
            <w:r w:rsidRPr="00383F33">
              <w:rPr>
                <w:rFonts w:ascii="Georgia" w:hAnsi="Georgia" w:cstheme="minorHAnsi"/>
                <w:sz w:val="20"/>
                <w:lang w:val="pt-BR"/>
              </w:rPr>
              <w:t>]; ou</w:t>
            </w:r>
          </w:p>
          <w:p w14:paraId="17AA8E74" w14:textId="77777777" w:rsidR="00781CC2" w:rsidRPr="00383F33" w:rsidRDefault="00781CC2" w:rsidP="00383F33">
            <w:pPr>
              <w:spacing w:line="288" w:lineRule="auto"/>
              <w:rPr>
                <w:rFonts w:ascii="Georgia" w:hAnsi="Georgia" w:cstheme="minorHAnsi"/>
                <w:sz w:val="20"/>
                <w:lang w:val="pt-BR"/>
              </w:rPr>
            </w:pPr>
          </w:p>
          <w:p w14:paraId="58F53BBF" w14:textId="7F528052" w:rsidR="00A74AB6" w:rsidRPr="00383F33" w:rsidRDefault="005F721B" w:rsidP="00383F33">
            <w:pPr>
              <w:spacing w:line="288" w:lineRule="auto"/>
              <w:rPr>
                <w:rFonts w:ascii="Georgia" w:hAnsi="Georgia" w:cstheme="minorHAnsi"/>
                <w:sz w:val="20"/>
                <w:lang w:val="pt-BR"/>
              </w:rPr>
            </w:pPr>
            <w:r>
              <w:rPr>
                <w:rFonts w:ascii="Georgia" w:hAnsi="Georgia"/>
                <w:sz w:val="20"/>
              </w:rPr>
              <w:fldChar w:fldCharType="begin">
                <w:ffData>
                  <w:name w:val=""/>
                  <w:enabled/>
                  <w:calcOnExit w:val="0"/>
                  <w:checkBox>
                    <w:sizeAuto/>
                    <w:default w:val="1"/>
                  </w:checkBox>
                </w:ffData>
              </w:fldChar>
            </w:r>
            <w:r w:rsidRPr="005F721B">
              <w:rPr>
                <w:rFonts w:ascii="Georgia" w:hAnsi="Georgia"/>
                <w:sz w:val="20"/>
                <w:lang w:val="pt-BR"/>
              </w:rPr>
              <w:instrText xml:space="preserve"> FORMCHECKBOX </w:instrText>
            </w:r>
            <w:r w:rsidR="00861848">
              <w:rPr>
                <w:rFonts w:ascii="Georgia" w:hAnsi="Georgia"/>
                <w:sz w:val="20"/>
              </w:rPr>
            </w:r>
            <w:r w:rsidR="00861848">
              <w:rPr>
                <w:rFonts w:ascii="Georgia" w:hAnsi="Georgia"/>
                <w:sz w:val="20"/>
              </w:rPr>
              <w:fldChar w:fldCharType="separate"/>
            </w:r>
            <w:r>
              <w:rPr>
                <w:rFonts w:ascii="Georgia" w:hAnsi="Georgia"/>
                <w:sz w:val="20"/>
              </w:rPr>
              <w:fldChar w:fldCharType="end"/>
            </w:r>
            <w:r w:rsidR="00781CC2" w:rsidRPr="00383F33">
              <w:rPr>
                <w:rFonts w:ascii="Georgia" w:hAnsi="Georgia" w:cstheme="minorHAnsi"/>
                <w:sz w:val="20"/>
                <w:lang w:val="pt-BR"/>
              </w:rPr>
              <w:t xml:space="preserve"> de transferência eletrônica disponível (TED) ou outra forma de transferência de recursos autorizada pelo BACEN, na conta corrente nº </w:t>
            </w:r>
            <w:r w:rsidR="00A0592C">
              <w:rPr>
                <w:rFonts w:ascii="Georgia" w:hAnsi="Georgia" w:cstheme="minorHAnsi"/>
                <w:sz w:val="20"/>
                <w:lang w:val="pt-BR"/>
              </w:rPr>
              <w:t>228472-1</w:t>
            </w:r>
            <w:r w:rsidR="00781CC2" w:rsidRPr="00383F33">
              <w:rPr>
                <w:rFonts w:ascii="Georgia" w:hAnsi="Georgia" w:cstheme="minorHAnsi"/>
                <w:sz w:val="20"/>
                <w:lang w:val="pt-BR"/>
              </w:rPr>
              <w:t>da agência nº </w:t>
            </w:r>
            <w:r w:rsidR="00A0592C">
              <w:rPr>
                <w:rFonts w:ascii="Georgia" w:hAnsi="Georgia" w:cstheme="minorHAnsi"/>
                <w:sz w:val="20"/>
                <w:lang w:val="pt-BR"/>
              </w:rPr>
              <w:t xml:space="preserve">0001 </w:t>
            </w:r>
            <w:r w:rsidR="00781CC2" w:rsidRPr="00383F33">
              <w:rPr>
                <w:rFonts w:ascii="Georgia" w:hAnsi="Georgia" w:cstheme="minorHAnsi"/>
                <w:sz w:val="20"/>
                <w:lang w:val="pt-BR"/>
              </w:rPr>
              <w:t xml:space="preserve">do </w:t>
            </w:r>
            <w:r w:rsidR="00A0592C">
              <w:rPr>
                <w:rFonts w:ascii="Georgia" w:hAnsi="Georgia" w:cstheme="minorHAnsi"/>
                <w:sz w:val="20"/>
                <w:lang w:val="pt-BR"/>
              </w:rPr>
              <w:t>BTG Pactual S.A.</w:t>
            </w:r>
            <w:r w:rsidR="00781CC2" w:rsidRPr="00383F33">
              <w:rPr>
                <w:rFonts w:ascii="Georgia" w:hAnsi="Georgia" w:cstheme="minorHAnsi"/>
                <w:sz w:val="20"/>
                <w:lang w:val="pt-BR"/>
              </w:rPr>
              <w:t>, de titularidade do subscritor.</w:t>
            </w:r>
          </w:p>
        </w:tc>
      </w:tr>
    </w:tbl>
    <w:p w14:paraId="653B2C47" w14:textId="77777777" w:rsidR="006134EC" w:rsidRPr="00383F33" w:rsidRDefault="006134EC" w:rsidP="00383F33">
      <w:pPr>
        <w:spacing w:line="288" w:lineRule="auto"/>
        <w:rPr>
          <w:rFonts w:ascii="Georgia" w:hAnsi="Georgia" w:cstheme="minorHAnsi"/>
          <w:b/>
          <w:sz w:val="22"/>
          <w:szCs w:val="22"/>
          <w:lang w:val="pt-BR"/>
        </w:rPr>
      </w:pPr>
    </w:p>
    <w:p w14:paraId="326D517E" w14:textId="7AC1B730" w:rsidR="00A74AB6" w:rsidRPr="00383F33" w:rsidRDefault="00A870BD" w:rsidP="00383F33">
      <w:pPr>
        <w:pStyle w:val="Ttulo"/>
        <w:keepNext/>
        <w:widowControl/>
        <w:spacing w:line="288" w:lineRule="auto"/>
        <w:contextualSpacing w:val="0"/>
      </w:pPr>
      <w:r w:rsidRPr="00383F33">
        <w:t xml:space="preserve">Distribuição </w:t>
      </w:r>
      <w:r w:rsidR="00A74AB6" w:rsidRPr="00383F33">
        <w:t>Parcial</w:t>
      </w:r>
      <w:r w:rsidR="00433DF8" w:rsidRPr="00383F33">
        <w:rPr>
          <w:rStyle w:val="Refdenotaderodap"/>
          <w:b w:val="0"/>
          <w:noProof/>
          <w:sz w:val="20"/>
        </w:rPr>
        <w:footnoteReference w:id="2"/>
      </w:r>
    </w:p>
    <w:tbl>
      <w:tblPr>
        <w:tblW w:w="5000"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70" w:type="dxa"/>
          <w:right w:w="70" w:type="dxa"/>
        </w:tblCellMar>
        <w:tblLook w:val="04A0" w:firstRow="1" w:lastRow="0" w:firstColumn="1" w:lastColumn="0" w:noHBand="0" w:noVBand="1"/>
      </w:tblPr>
      <w:tblGrid>
        <w:gridCol w:w="9737"/>
      </w:tblGrid>
      <w:tr w:rsidR="002B5CE8" w:rsidRPr="00861848" w14:paraId="60A765A1" w14:textId="77777777" w:rsidTr="002B5CE8">
        <w:trPr>
          <w:trHeight w:val="20"/>
          <w:jc w:val="center"/>
        </w:trPr>
        <w:tc>
          <w:tcPr>
            <w:tcW w:w="5000" w:type="pct"/>
            <w:tcBorders>
              <w:top w:val="single" w:sz="4" w:space="0" w:color="auto"/>
              <w:left w:val="single" w:sz="4" w:space="0" w:color="auto"/>
              <w:right w:val="single" w:sz="4" w:space="0" w:color="auto"/>
            </w:tcBorders>
            <w:vAlign w:val="center"/>
          </w:tcPr>
          <w:p w14:paraId="18DCB070" w14:textId="77777777" w:rsidR="002B5CE8" w:rsidRPr="00383F33" w:rsidRDefault="002B5CE8" w:rsidP="00383F33">
            <w:pPr>
              <w:pStyle w:val="Cabealho"/>
              <w:tabs>
                <w:tab w:val="left" w:pos="708"/>
              </w:tabs>
              <w:spacing w:line="288" w:lineRule="auto"/>
              <w:rPr>
                <w:rFonts w:ascii="Georgia" w:hAnsi="Georgia" w:cstheme="minorHAnsi"/>
                <w:noProof/>
                <w:sz w:val="20"/>
                <w:lang w:val="pt-BR"/>
              </w:rPr>
            </w:pPr>
            <w:r w:rsidRPr="00383F33">
              <w:rPr>
                <w:rFonts w:ascii="Georgia" w:hAnsi="Georgia" w:cstheme="minorHAnsi"/>
                <w:noProof/>
                <w:sz w:val="20"/>
                <w:lang w:val="pt-BR"/>
              </w:rPr>
              <w:t>Na hipótese de distribuição parcial das Cotas, o subscritor:</w:t>
            </w:r>
          </w:p>
          <w:p w14:paraId="19DA2840" w14:textId="77777777" w:rsidR="002B5CE8" w:rsidRPr="00383F33" w:rsidRDefault="002B5CE8" w:rsidP="00383F33">
            <w:pPr>
              <w:pStyle w:val="Cabealho"/>
              <w:tabs>
                <w:tab w:val="left" w:pos="708"/>
              </w:tabs>
              <w:spacing w:line="288" w:lineRule="auto"/>
              <w:rPr>
                <w:rFonts w:ascii="Georgia" w:hAnsi="Georgia" w:cstheme="minorHAnsi"/>
                <w:noProof/>
                <w:sz w:val="20"/>
                <w:lang w:val="pt-BR"/>
              </w:rPr>
            </w:pPr>
          </w:p>
          <w:p w14:paraId="02315F1C" w14:textId="09D6D427" w:rsidR="002B5CE8" w:rsidRPr="00383F33" w:rsidRDefault="00571811" w:rsidP="00383F33">
            <w:pPr>
              <w:pStyle w:val="Cabealho"/>
              <w:tabs>
                <w:tab w:val="left" w:pos="708"/>
              </w:tabs>
              <w:spacing w:line="288" w:lineRule="auto"/>
              <w:rPr>
                <w:rFonts w:ascii="Georgia" w:hAnsi="Georgia"/>
                <w:sz w:val="20"/>
                <w:lang w:val="pt-BR"/>
              </w:rPr>
            </w:pPr>
            <w:r>
              <w:rPr>
                <w:rFonts w:ascii="Georgia" w:hAnsi="Georgia"/>
                <w:sz w:val="20"/>
              </w:rPr>
              <w:fldChar w:fldCharType="begin">
                <w:ffData>
                  <w:name w:val=""/>
                  <w:enabled/>
                  <w:calcOnExit w:val="0"/>
                  <w:checkBox>
                    <w:sizeAuto/>
                    <w:default w:val="1"/>
                  </w:checkBox>
                </w:ffData>
              </w:fldChar>
            </w:r>
            <w:r w:rsidRPr="00571811">
              <w:rPr>
                <w:rFonts w:ascii="Georgia" w:hAnsi="Georgia"/>
                <w:sz w:val="20"/>
                <w:lang w:val="pt-BR"/>
              </w:rPr>
              <w:instrText xml:space="preserve"> FORMCHECKBOX </w:instrText>
            </w:r>
            <w:r w:rsidR="00861848">
              <w:rPr>
                <w:rFonts w:ascii="Georgia" w:hAnsi="Georgia"/>
                <w:sz w:val="20"/>
              </w:rPr>
            </w:r>
            <w:r w:rsidR="00861848">
              <w:rPr>
                <w:rFonts w:ascii="Georgia" w:hAnsi="Georgia"/>
                <w:sz w:val="20"/>
              </w:rPr>
              <w:fldChar w:fldCharType="separate"/>
            </w:r>
            <w:r>
              <w:rPr>
                <w:rFonts w:ascii="Georgia" w:hAnsi="Georgia"/>
                <w:sz w:val="20"/>
              </w:rPr>
              <w:fldChar w:fldCharType="end"/>
            </w:r>
            <w:r w:rsidR="002B5CE8" w:rsidRPr="00383F33">
              <w:rPr>
                <w:rFonts w:ascii="Georgia" w:hAnsi="Georgia"/>
                <w:sz w:val="20"/>
                <w:lang w:val="pt-BR"/>
              </w:rPr>
              <w:t xml:space="preserve"> não condiciona a sua adesão à Oferta a que haja a colocação de qualquer quantidade de Cotas;</w:t>
            </w:r>
          </w:p>
          <w:p w14:paraId="7FF3D10D" w14:textId="77777777" w:rsidR="002B5CE8" w:rsidRPr="00383F33" w:rsidRDefault="002B5CE8" w:rsidP="00383F33">
            <w:pPr>
              <w:pStyle w:val="Cabealho"/>
              <w:tabs>
                <w:tab w:val="left" w:pos="708"/>
              </w:tabs>
              <w:spacing w:line="288" w:lineRule="auto"/>
              <w:rPr>
                <w:rFonts w:ascii="Georgia" w:hAnsi="Georgia" w:cstheme="minorHAnsi"/>
                <w:noProof/>
                <w:sz w:val="20"/>
                <w:lang w:val="pt-BR"/>
              </w:rPr>
            </w:pPr>
          </w:p>
          <w:p w14:paraId="372A5FB2" w14:textId="15740649" w:rsidR="002B5CE8" w:rsidRPr="00383F33" w:rsidRDefault="002B5CE8" w:rsidP="00383F33">
            <w:pPr>
              <w:pStyle w:val="Cabealho"/>
              <w:tabs>
                <w:tab w:val="left" w:pos="708"/>
              </w:tabs>
              <w:spacing w:line="288" w:lineRule="auto"/>
              <w:rPr>
                <w:rFonts w:ascii="Georgia" w:hAnsi="Georgia"/>
                <w:sz w:val="20"/>
                <w:lang w:val="pt-BR"/>
              </w:rPr>
            </w:pPr>
            <w:r w:rsidRPr="00383F33">
              <w:rPr>
                <w:rFonts w:ascii="Georgia" w:hAnsi="Georgia"/>
                <w:sz w:val="20"/>
              </w:rPr>
              <w:fldChar w:fldCharType="begin">
                <w:ffData>
                  <w:name w:val=""/>
                  <w:enabled/>
                  <w:calcOnExit w:val="0"/>
                  <w:checkBox>
                    <w:sizeAuto/>
                    <w:default w:val="0"/>
                  </w:checkBox>
                </w:ffData>
              </w:fldChar>
            </w:r>
            <w:r w:rsidRPr="00383F33">
              <w:rPr>
                <w:rFonts w:ascii="Georgia" w:hAnsi="Georgia"/>
                <w:sz w:val="20"/>
                <w:lang w:val="pt-BR"/>
              </w:rPr>
              <w:instrText xml:space="preserve"> FORMCHECKBOX </w:instrText>
            </w:r>
            <w:r w:rsidR="00861848">
              <w:rPr>
                <w:rFonts w:ascii="Georgia" w:hAnsi="Georgia"/>
                <w:sz w:val="20"/>
              </w:rPr>
            </w:r>
            <w:r w:rsidR="00861848">
              <w:rPr>
                <w:rFonts w:ascii="Georgia" w:hAnsi="Georgia"/>
                <w:sz w:val="20"/>
              </w:rPr>
              <w:fldChar w:fldCharType="separate"/>
            </w:r>
            <w:r w:rsidRPr="00383F33">
              <w:rPr>
                <w:rFonts w:ascii="Georgia" w:hAnsi="Georgia"/>
                <w:sz w:val="20"/>
              </w:rPr>
              <w:fldChar w:fldCharType="end"/>
            </w:r>
            <w:r w:rsidRPr="00383F33">
              <w:rPr>
                <w:rFonts w:ascii="Georgia" w:hAnsi="Georgia"/>
                <w:sz w:val="20"/>
                <w:lang w:val="pt-BR"/>
              </w:rPr>
              <w:t xml:space="preserve"> condiciona a sua adesão à Oferta a que haja a colocação </w:t>
            </w:r>
            <w:r w:rsidRPr="00383F33">
              <w:rPr>
                <w:rFonts w:ascii="Georgia" w:hAnsi="Georgia" w:cstheme="minorHAnsi"/>
                <w:noProof/>
                <w:sz w:val="20"/>
                <w:lang w:val="pt-BR"/>
              </w:rPr>
              <w:t xml:space="preserve">da </w:t>
            </w:r>
            <w:r w:rsidR="009C516A" w:rsidRPr="00383F33">
              <w:rPr>
                <w:rFonts w:ascii="Georgia" w:hAnsi="Georgia" w:cstheme="minorHAnsi"/>
                <w:noProof/>
                <w:sz w:val="20"/>
                <w:lang w:val="pt-BR"/>
              </w:rPr>
              <w:t xml:space="preserve">quantidade total de </w:t>
            </w:r>
            <w:r w:rsidRPr="00383F33">
              <w:rPr>
                <w:rFonts w:ascii="Georgia" w:hAnsi="Georgia" w:cstheme="minorHAnsi"/>
                <w:noProof/>
                <w:sz w:val="20"/>
                <w:lang w:val="pt-BR"/>
              </w:rPr>
              <w:t>Cotas</w:t>
            </w:r>
            <w:r w:rsidRPr="00383F33">
              <w:rPr>
                <w:rFonts w:ascii="Georgia" w:hAnsi="Georgia"/>
                <w:sz w:val="20"/>
                <w:lang w:val="pt-BR"/>
              </w:rPr>
              <w:t>; ou</w:t>
            </w:r>
          </w:p>
          <w:p w14:paraId="325DF718" w14:textId="77777777" w:rsidR="002B5CE8" w:rsidRPr="00383F33" w:rsidRDefault="002B5CE8" w:rsidP="00383F33">
            <w:pPr>
              <w:pStyle w:val="Cabealho"/>
              <w:tabs>
                <w:tab w:val="left" w:pos="708"/>
              </w:tabs>
              <w:spacing w:line="288" w:lineRule="auto"/>
              <w:rPr>
                <w:rFonts w:ascii="Georgia" w:hAnsi="Georgia" w:cstheme="minorHAnsi"/>
                <w:noProof/>
                <w:sz w:val="20"/>
                <w:lang w:val="pt-BR"/>
              </w:rPr>
            </w:pPr>
          </w:p>
          <w:p w14:paraId="6B22EECB" w14:textId="4EB2CF8E" w:rsidR="002B5CE8" w:rsidRPr="00383F33" w:rsidRDefault="002B5CE8" w:rsidP="00383F33">
            <w:pPr>
              <w:pStyle w:val="Cabealho"/>
              <w:tabs>
                <w:tab w:val="left" w:pos="708"/>
              </w:tabs>
              <w:spacing w:line="288" w:lineRule="auto"/>
              <w:rPr>
                <w:rFonts w:ascii="Georgia" w:hAnsi="Georgia"/>
                <w:sz w:val="20"/>
                <w:lang w:val="pt-BR"/>
              </w:rPr>
            </w:pPr>
            <w:r w:rsidRPr="00383F33">
              <w:rPr>
                <w:rFonts w:ascii="Georgia" w:hAnsi="Georgia"/>
                <w:sz w:val="20"/>
              </w:rPr>
              <w:fldChar w:fldCharType="begin">
                <w:ffData>
                  <w:name w:val=""/>
                  <w:enabled/>
                  <w:calcOnExit w:val="0"/>
                  <w:checkBox>
                    <w:sizeAuto/>
                    <w:default w:val="0"/>
                  </w:checkBox>
                </w:ffData>
              </w:fldChar>
            </w:r>
            <w:r w:rsidRPr="00383F33">
              <w:rPr>
                <w:rFonts w:ascii="Georgia" w:hAnsi="Georgia"/>
                <w:sz w:val="20"/>
                <w:lang w:val="pt-BR"/>
              </w:rPr>
              <w:instrText xml:space="preserve"> FORMCHECKBOX </w:instrText>
            </w:r>
            <w:r w:rsidR="00861848">
              <w:rPr>
                <w:rFonts w:ascii="Georgia" w:hAnsi="Georgia"/>
                <w:sz w:val="20"/>
              </w:rPr>
            </w:r>
            <w:r w:rsidR="00861848">
              <w:rPr>
                <w:rFonts w:ascii="Georgia" w:hAnsi="Georgia"/>
                <w:sz w:val="20"/>
              </w:rPr>
              <w:fldChar w:fldCharType="separate"/>
            </w:r>
            <w:r w:rsidRPr="00383F33">
              <w:rPr>
                <w:rFonts w:ascii="Georgia" w:hAnsi="Georgia"/>
                <w:sz w:val="20"/>
              </w:rPr>
              <w:fldChar w:fldCharType="end"/>
            </w:r>
            <w:r w:rsidRPr="00383F33">
              <w:rPr>
                <w:rFonts w:ascii="Georgia" w:hAnsi="Georgia"/>
                <w:sz w:val="20"/>
                <w:lang w:val="pt-BR"/>
              </w:rPr>
              <w:t xml:space="preserve"> condiciona a sua adesão à Oferta a que haja a colocação </w:t>
            </w:r>
            <w:r w:rsidR="009C516A" w:rsidRPr="00383F33">
              <w:rPr>
                <w:rFonts w:ascii="Georgia" w:hAnsi="Georgia" w:cstheme="minorHAnsi"/>
                <w:noProof/>
                <w:sz w:val="20"/>
                <w:lang w:val="pt-BR"/>
              </w:rPr>
              <w:t>de, no mínimo, [</w:t>
            </w:r>
            <w:r w:rsidR="009C516A" w:rsidRPr="00383F33">
              <w:rPr>
                <w:rFonts w:ascii="Georgia" w:hAnsi="Georgia" w:cstheme="minorHAnsi"/>
                <w:noProof/>
                <w:sz w:val="20"/>
                <w:highlight w:val="lightGray"/>
                <w:lang w:val="pt-BR"/>
              </w:rPr>
              <w:t>•</w:t>
            </w:r>
            <w:r w:rsidR="009C516A" w:rsidRPr="00383F33">
              <w:rPr>
                <w:rFonts w:ascii="Georgia" w:hAnsi="Georgia" w:cstheme="minorHAnsi"/>
                <w:noProof/>
                <w:sz w:val="20"/>
                <w:lang w:val="pt-BR"/>
              </w:rPr>
              <w:t>] ([</w:t>
            </w:r>
            <w:r w:rsidR="009C516A" w:rsidRPr="00383F33">
              <w:rPr>
                <w:rFonts w:ascii="Georgia" w:hAnsi="Georgia" w:cstheme="minorHAnsi"/>
                <w:noProof/>
                <w:sz w:val="20"/>
                <w:highlight w:val="lightGray"/>
                <w:lang w:val="pt-BR"/>
              </w:rPr>
              <w:t>•</w:t>
            </w:r>
            <w:r w:rsidR="009C516A" w:rsidRPr="00383F33">
              <w:rPr>
                <w:rFonts w:ascii="Georgia" w:hAnsi="Georgia" w:cstheme="minorHAnsi"/>
                <w:noProof/>
                <w:sz w:val="20"/>
                <w:lang w:val="pt-BR"/>
              </w:rPr>
              <w:t>]) Cotas (que deve ser igual ou superior à Quantidade Mínima e inferior à quantidade total de Cotas).</w:t>
            </w:r>
          </w:p>
          <w:p w14:paraId="634A180F" w14:textId="77777777" w:rsidR="002B5CE8" w:rsidRPr="00383F33" w:rsidRDefault="002B5CE8" w:rsidP="00383F33">
            <w:pPr>
              <w:pStyle w:val="Cabealho"/>
              <w:tabs>
                <w:tab w:val="left" w:pos="708"/>
              </w:tabs>
              <w:spacing w:line="288" w:lineRule="auto"/>
              <w:rPr>
                <w:rFonts w:ascii="Georgia" w:hAnsi="Georgia"/>
                <w:sz w:val="20"/>
                <w:lang w:val="pt-BR"/>
              </w:rPr>
            </w:pPr>
          </w:p>
          <w:p w14:paraId="71EE6F04" w14:textId="57D6C109" w:rsidR="002B5CE8" w:rsidRPr="00383F33" w:rsidRDefault="002B5CE8" w:rsidP="00383F33">
            <w:pPr>
              <w:pStyle w:val="Cabealho"/>
              <w:tabs>
                <w:tab w:val="left" w:pos="708"/>
              </w:tabs>
              <w:spacing w:line="288" w:lineRule="auto"/>
              <w:rPr>
                <w:rFonts w:ascii="Georgia" w:hAnsi="Georgia" w:cstheme="minorHAnsi"/>
                <w:bCs/>
                <w:noProof/>
                <w:sz w:val="20"/>
                <w:lang w:val="pt-BR"/>
              </w:rPr>
            </w:pPr>
            <w:r w:rsidRPr="00383F33">
              <w:rPr>
                <w:rFonts w:ascii="Georgia" w:hAnsi="Georgia" w:cstheme="minorHAnsi"/>
                <w:bCs/>
                <w:noProof/>
                <w:sz w:val="20"/>
                <w:lang w:val="pt-BR"/>
              </w:rPr>
              <w:t xml:space="preserve">Não havendo a manifestação do </w:t>
            </w:r>
            <w:r w:rsidR="009C516A" w:rsidRPr="00383F33">
              <w:rPr>
                <w:rFonts w:ascii="Georgia" w:hAnsi="Georgia" w:cstheme="minorHAnsi"/>
                <w:noProof/>
                <w:sz w:val="20"/>
                <w:lang w:val="pt-BR"/>
              </w:rPr>
              <w:t>subscritor</w:t>
            </w:r>
            <w:r w:rsidRPr="00383F33">
              <w:rPr>
                <w:rFonts w:ascii="Georgia" w:hAnsi="Georgia" w:cstheme="minorHAnsi"/>
                <w:bCs/>
                <w:noProof/>
                <w:sz w:val="20"/>
                <w:lang w:val="pt-BR"/>
              </w:rPr>
              <w:t>, presumir-se-á o seu interesse em manter a totalidade das Cotas subscritas.</w:t>
            </w:r>
          </w:p>
          <w:p w14:paraId="3CD8AA1D" w14:textId="77777777" w:rsidR="002B5CE8" w:rsidRPr="00383F33" w:rsidRDefault="002B5CE8" w:rsidP="00383F33">
            <w:pPr>
              <w:pStyle w:val="Cabealho"/>
              <w:tabs>
                <w:tab w:val="left" w:pos="708"/>
              </w:tabs>
              <w:spacing w:line="288" w:lineRule="auto"/>
              <w:rPr>
                <w:rFonts w:ascii="Georgia" w:hAnsi="Georgia" w:cstheme="minorHAnsi"/>
                <w:noProof/>
                <w:sz w:val="20"/>
                <w:lang w:val="pt-BR"/>
              </w:rPr>
            </w:pPr>
          </w:p>
          <w:p w14:paraId="148F8329" w14:textId="78B0B2BC" w:rsidR="002B5CE8" w:rsidRPr="00383F33" w:rsidRDefault="009C516A" w:rsidP="00383F33">
            <w:pPr>
              <w:pStyle w:val="Cabealho"/>
              <w:tabs>
                <w:tab w:val="left" w:pos="708"/>
              </w:tabs>
              <w:spacing w:line="288" w:lineRule="auto"/>
              <w:rPr>
                <w:rFonts w:ascii="Georgia" w:hAnsi="Georgia" w:cstheme="minorHAnsi"/>
                <w:noProof/>
                <w:sz w:val="20"/>
                <w:lang w:val="pt-BR"/>
              </w:rPr>
            </w:pPr>
            <w:r w:rsidRPr="00383F33">
              <w:rPr>
                <w:rFonts w:ascii="Georgia" w:hAnsi="Georgia" w:cstheme="minorHAnsi"/>
                <w:noProof/>
                <w:sz w:val="20"/>
                <w:lang w:val="pt-BR"/>
              </w:rPr>
              <w:lastRenderedPageBreak/>
              <w:t xml:space="preserve">Caso </w:t>
            </w:r>
            <w:r w:rsidR="00032EF5" w:rsidRPr="00383F33">
              <w:rPr>
                <w:rFonts w:ascii="Georgia" w:hAnsi="Georgia" w:cstheme="minorHAnsi"/>
                <w:noProof/>
                <w:sz w:val="20"/>
                <w:lang w:val="pt-BR"/>
              </w:rPr>
              <w:t xml:space="preserve">o subscritor </w:t>
            </w:r>
            <w:r w:rsidRPr="00383F33">
              <w:rPr>
                <w:rFonts w:ascii="Georgia" w:hAnsi="Georgia" w:cstheme="minorHAnsi"/>
                <w:noProof/>
                <w:sz w:val="20"/>
                <w:lang w:val="pt-BR"/>
              </w:rPr>
              <w:t>faça jus ao reembolso, o</w:t>
            </w:r>
            <w:r w:rsidR="002B5CE8" w:rsidRPr="00383F33">
              <w:rPr>
                <w:rFonts w:ascii="Georgia" w:hAnsi="Georgia" w:cstheme="minorHAnsi"/>
                <w:noProof/>
                <w:sz w:val="20"/>
                <w:lang w:val="pt-BR"/>
              </w:rPr>
              <w:t xml:space="preserve">s valores até então </w:t>
            </w:r>
            <w:r w:rsidR="00032EF5" w:rsidRPr="00383F33">
              <w:rPr>
                <w:rFonts w:ascii="Georgia" w:hAnsi="Georgia" w:cstheme="minorHAnsi"/>
                <w:noProof/>
                <w:sz w:val="20"/>
                <w:lang w:val="pt-BR"/>
              </w:rPr>
              <w:t xml:space="preserve">por ele </w:t>
            </w:r>
            <w:r w:rsidR="002B5CE8" w:rsidRPr="00383F33">
              <w:rPr>
                <w:rFonts w:ascii="Georgia" w:hAnsi="Georgia" w:cstheme="minorHAnsi"/>
                <w:noProof/>
                <w:sz w:val="20"/>
                <w:lang w:val="pt-BR"/>
              </w:rPr>
              <w:t>integralizados serão devolvidos pelo Fundo</w:t>
            </w:r>
            <w:r w:rsidR="002B5CE8" w:rsidRPr="00383F33">
              <w:rPr>
                <w:rFonts w:ascii="Georgia" w:hAnsi="Georgia" w:cstheme="minorHAnsi"/>
                <w:bCs/>
                <w:noProof/>
                <w:sz w:val="20"/>
                <w:lang w:val="pt-BR"/>
              </w:rPr>
              <w:t>, em moeda corrente nacional</w:t>
            </w:r>
            <w:r w:rsidR="002B5CE8" w:rsidRPr="00383F33">
              <w:rPr>
                <w:rFonts w:ascii="Georgia" w:hAnsi="Georgia" w:cstheme="minorHAnsi"/>
                <w:noProof/>
                <w:sz w:val="20"/>
                <w:lang w:val="pt-BR"/>
              </w:rPr>
              <w:t xml:space="preserve">, no prazo de até </w:t>
            </w:r>
            <w:r w:rsidR="00A76206">
              <w:rPr>
                <w:rFonts w:ascii="Georgia" w:hAnsi="Georgia" w:cstheme="minorHAnsi"/>
                <w:noProof/>
                <w:sz w:val="20"/>
                <w:lang w:val="pt-BR"/>
              </w:rPr>
              <w:t>2</w:t>
            </w:r>
            <w:r w:rsidR="00A76206" w:rsidRPr="00383F33">
              <w:rPr>
                <w:rFonts w:ascii="Georgia" w:hAnsi="Georgia" w:cstheme="minorHAnsi"/>
                <w:noProof/>
                <w:sz w:val="20"/>
                <w:lang w:val="pt-BR"/>
              </w:rPr>
              <w:t> </w:t>
            </w:r>
            <w:r w:rsidR="002B5CE8" w:rsidRPr="00383F33">
              <w:rPr>
                <w:rFonts w:ascii="Georgia" w:hAnsi="Georgia" w:cstheme="minorHAnsi"/>
                <w:noProof/>
                <w:sz w:val="20"/>
                <w:lang w:val="pt-BR"/>
              </w:rPr>
              <w:t>(</w:t>
            </w:r>
            <w:r w:rsidR="00A76206">
              <w:rPr>
                <w:rFonts w:ascii="Georgia" w:hAnsi="Georgia" w:cstheme="minorHAnsi"/>
                <w:noProof/>
                <w:sz w:val="20"/>
                <w:lang w:val="pt-BR"/>
              </w:rPr>
              <w:t>dois</w:t>
            </w:r>
            <w:r w:rsidR="002B5CE8" w:rsidRPr="00383F33">
              <w:rPr>
                <w:rFonts w:ascii="Georgia" w:hAnsi="Georgia" w:cstheme="minorHAnsi"/>
                <w:noProof/>
                <w:sz w:val="20"/>
                <w:lang w:val="pt-BR"/>
              </w:rPr>
              <w:t xml:space="preserve">) </w:t>
            </w:r>
            <w:r w:rsidRPr="00383F33">
              <w:rPr>
                <w:rFonts w:ascii="Georgia" w:hAnsi="Georgia" w:cstheme="minorHAnsi"/>
                <w:noProof/>
                <w:sz w:val="20"/>
                <w:lang w:val="pt-BR"/>
              </w:rPr>
              <w:t xml:space="preserve">dias </w:t>
            </w:r>
            <w:r w:rsidR="002B5CE8" w:rsidRPr="00383F33">
              <w:rPr>
                <w:rFonts w:ascii="Georgia" w:hAnsi="Georgia" w:cstheme="minorHAnsi"/>
                <w:noProof/>
                <w:sz w:val="20"/>
                <w:lang w:val="pt-BR"/>
              </w:rPr>
              <w:t xml:space="preserve">a contar </w:t>
            </w:r>
            <w:r w:rsidR="002B5CE8" w:rsidRPr="00383F33">
              <w:rPr>
                <w:rFonts w:ascii="Georgia" w:hAnsi="Georgia" w:cstheme="minorHAnsi"/>
                <w:bCs/>
                <w:noProof/>
                <w:sz w:val="20"/>
                <w:lang w:val="pt-BR"/>
              </w:rPr>
              <w:t xml:space="preserve">da data de divulgação do </w:t>
            </w:r>
            <w:r w:rsidRPr="00383F33">
              <w:rPr>
                <w:rFonts w:ascii="Georgia" w:hAnsi="Georgia" w:cstheme="minorHAnsi"/>
                <w:bCs/>
                <w:noProof/>
                <w:sz w:val="20"/>
                <w:lang w:val="pt-BR"/>
              </w:rPr>
              <w:t>anúncio de encerramento da Oferta</w:t>
            </w:r>
            <w:r w:rsidR="002B5CE8" w:rsidRPr="00383F33">
              <w:rPr>
                <w:rFonts w:ascii="Georgia" w:hAnsi="Georgia" w:cstheme="minorHAnsi"/>
                <w:noProof/>
                <w:sz w:val="20"/>
                <w:lang w:val="pt-BR"/>
              </w:rPr>
              <w:t xml:space="preserve">, </w:t>
            </w:r>
            <w:r w:rsidR="00BA477C" w:rsidRPr="00BA477C">
              <w:rPr>
                <w:rFonts w:ascii="Georgia" w:hAnsi="Georgia" w:cstheme="minorHAnsi"/>
                <w:noProof/>
                <w:sz w:val="20"/>
                <w:lang w:val="pt-BR"/>
              </w:rPr>
              <w:t>acrescidos proporcionalmente dos rendimentos auferidos pelas aplicações dos valores, líquidos de encargos e tributos</w:t>
            </w:r>
            <w:r w:rsidR="00671096">
              <w:rPr>
                <w:rStyle w:val="Refdenotaderodap"/>
                <w:rFonts w:ascii="Georgia" w:hAnsi="Georgia" w:cstheme="minorHAnsi"/>
                <w:noProof/>
                <w:sz w:val="20"/>
                <w:lang w:val="pt-BR"/>
              </w:rPr>
              <w:footnoteReference w:id="3"/>
            </w:r>
            <w:r w:rsidR="002B5CE8" w:rsidRPr="00383F33">
              <w:rPr>
                <w:rFonts w:ascii="Georgia" w:hAnsi="Georgia" w:cstheme="minorHAnsi"/>
                <w:noProof/>
                <w:sz w:val="20"/>
                <w:lang w:val="pt-BR"/>
              </w:rPr>
              <w:t>.</w:t>
            </w:r>
          </w:p>
        </w:tc>
      </w:tr>
    </w:tbl>
    <w:p w14:paraId="03170A81" w14:textId="77777777" w:rsidR="00F76B32" w:rsidRPr="00383F33" w:rsidRDefault="00F76B32" w:rsidP="00383F33">
      <w:pPr>
        <w:spacing w:line="288" w:lineRule="auto"/>
        <w:rPr>
          <w:rFonts w:ascii="Georgia" w:hAnsi="Georgia" w:cstheme="minorHAnsi"/>
          <w:bCs/>
          <w:sz w:val="22"/>
          <w:szCs w:val="22"/>
          <w:lang w:val="pt-BR"/>
        </w:rPr>
      </w:pPr>
    </w:p>
    <w:p w14:paraId="4FCF8F03" w14:textId="7F7693F5" w:rsidR="00A74AB6" w:rsidRPr="00383F33" w:rsidRDefault="00A74AB6" w:rsidP="00383F33">
      <w:pPr>
        <w:pStyle w:val="Ttulo"/>
        <w:keepNext/>
        <w:widowControl/>
        <w:spacing w:line="288" w:lineRule="auto"/>
        <w:contextualSpacing w:val="0"/>
      </w:pPr>
      <w:r w:rsidRPr="00383F33">
        <w:t>Declarações do Subscritor</w:t>
      </w:r>
    </w:p>
    <w:tbl>
      <w:tblPr>
        <w:tblW w:w="5000"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70" w:type="dxa"/>
          <w:right w:w="70" w:type="dxa"/>
        </w:tblCellMar>
        <w:tblLook w:val="04A0" w:firstRow="1" w:lastRow="0" w:firstColumn="1" w:lastColumn="0" w:noHBand="0" w:noVBand="1"/>
      </w:tblPr>
      <w:tblGrid>
        <w:gridCol w:w="9737"/>
      </w:tblGrid>
      <w:tr w:rsidR="00A74AB6" w:rsidRPr="00861848" w14:paraId="1F45251F" w14:textId="77777777" w:rsidTr="006832D5">
        <w:trPr>
          <w:trHeight w:val="515"/>
          <w:jc w:val="center"/>
        </w:trPr>
        <w:tc>
          <w:tcPr>
            <w:tcW w:w="5000" w:type="pct"/>
            <w:tcBorders>
              <w:top w:val="single" w:sz="4" w:space="0" w:color="auto"/>
              <w:left w:val="single" w:sz="4" w:space="0" w:color="auto"/>
              <w:bottom w:val="single" w:sz="4" w:space="0" w:color="auto"/>
              <w:right w:val="single" w:sz="4" w:space="0" w:color="auto"/>
            </w:tcBorders>
            <w:vAlign w:val="center"/>
            <w:hideMark/>
          </w:tcPr>
          <w:p w14:paraId="7C2F2852" w14:textId="47229163" w:rsidR="000B2179" w:rsidRDefault="00A74AB6" w:rsidP="00AE4C19">
            <w:pPr>
              <w:spacing w:line="288" w:lineRule="auto"/>
              <w:rPr>
                <w:rFonts w:ascii="Georgia" w:hAnsi="Georgia" w:cstheme="minorHAnsi"/>
                <w:sz w:val="20"/>
                <w:lang w:val="pt-BR"/>
              </w:rPr>
            </w:pPr>
            <w:r w:rsidRPr="00383F33">
              <w:rPr>
                <w:rFonts w:ascii="Georgia" w:hAnsi="Georgia" w:cstheme="minorHAnsi"/>
                <w:sz w:val="20"/>
                <w:lang w:val="pt-BR"/>
              </w:rPr>
              <w:t xml:space="preserve">O subscritor declara, para todos os fins </w:t>
            </w:r>
            <w:r w:rsidR="00E1029D" w:rsidRPr="00383F33">
              <w:rPr>
                <w:rFonts w:ascii="Georgia" w:hAnsi="Georgia" w:cstheme="minorHAnsi"/>
                <w:sz w:val="20"/>
                <w:lang w:val="pt-BR"/>
              </w:rPr>
              <w:t>e efeitos</w:t>
            </w:r>
            <w:r w:rsidRPr="00383F33">
              <w:rPr>
                <w:rFonts w:ascii="Georgia" w:hAnsi="Georgia" w:cstheme="minorHAnsi"/>
                <w:sz w:val="20"/>
                <w:lang w:val="pt-BR"/>
              </w:rPr>
              <w:t xml:space="preserve">, que </w:t>
            </w:r>
            <w:r w:rsidRPr="00383F33">
              <w:rPr>
                <w:rFonts w:ascii="Georgia" w:hAnsi="Georgia" w:cstheme="minorHAnsi"/>
                <w:b/>
                <w:bCs/>
                <w:sz w:val="20"/>
                <w:lang w:val="pt-BR"/>
              </w:rPr>
              <w:t>(</w:t>
            </w:r>
            <w:r w:rsidR="00B071EE" w:rsidRPr="00383F33">
              <w:rPr>
                <w:rFonts w:ascii="Georgia" w:hAnsi="Georgia" w:cstheme="minorHAnsi"/>
                <w:b/>
                <w:bCs/>
                <w:sz w:val="20"/>
                <w:lang w:val="pt-BR"/>
              </w:rPr>
              <w:t>a</w:t>
            </w:r>
            <w:r w:rsidRPr="00383F33">
              <w:rPr>
                <w:rFonts w:ascii="Georgia" w:hAnsi="Georgia" w:cstheme="minorHAnsi"/>
                <w:b/>
                <w:bCs/>
                <w:sz w:val="20"/>
                <w:lang w:val="pt-BR"/>
              </w:rPr>
              <w:t>)</w:t>
            </w:r>
            <w:r w:rsidRPr="00383F33">
              <w:rPr>
                <w:rFonts w:ascii="Georgia" w:hAnsi="Georgia" w:cstheme="minorHAnsi"/>
                <w:sz w:val="20"/>
                <w:lang w:val="pt-BR"/>
              </w:rPr>
              <w:t xml:space="preserve"> está de acordo com </w:t>
            </w:r>
            <w:r w:rsidR="00E1029D" w:rsidRPr="00383F33">
              <w:rPr>
                <w:rFonts w:ascii="Georgia" w:hAnsi="Georgia" w:cstheme="minorHAnsi"/>
                <w:sz w:val="20"/>
                <w:lang w:val="pt-BR"/>
              </w:rPr>
              <w:t>todas as</w:t>
            </w:r>
            <w:r w:rsidRPr="00383F33">
              <w:rPr>
                <w:rFonts w:ascii="Georgia" w:hAnsi="Georgia" w:cstheme="minorHAnsi"/>
                <w:sz w:val="20"/>
                <w:lang w:val="pt-BR"/>
              </w:rPr>
              <w:t xml:space="preserve"> condições </w:t>
            </w:r>
            <w:r w:rsidR="00E1029D" w:rsidRPr="00383F33">
              <w:rPr>
                <w:rFonts w:ascii="Georgia" w:hAnsi="Georgia" w:cstheme="minorHAnsi"/>
                <w:sz w:val="20"/>
                <w:lang w:val="pt-BR"/>
              </w:rPr>
              <w:t>estabelecidas</w:t>
            </w:r>
            <w:r w:rsidRPr="00383F33">
              <w:rPr>
                <w:rFonts w:ascii="Georgia" w:hAnsi="Georgia" w:cstheme="minorHAnsi"/>
                <w:sz w:val="20"/>
                <w:lang w:val="pt-BR"/>
              </w:rPr>
              <w:t xml:space="preserve"> neste Boletim de Subscrição; </w:t>
            </w:r>
            <w:r w:rsidRPr="00383F33">
              <w:rPr>
                <w:rFonts w:ascii="Georgia" w:hAnsi="Georgia" w:cstheme="minorHAnsi"/>
                <w:b/>
                <w:bCs/>
                <w:sz w:val="20"/>
                <w:lang w:val="pt-BR"/>
              </w:rPr>
              <w:t>(</w:t>
            </w:r>
            <w:r w:rsidR="00B071EE" w:rsidRPr="00383F33">
              <w:rPr>
                <w:rFonts w:ascii="Georgia" w:hAnsi="Georgia" w:cstheme="minorHAnsi"/>
                <w:b/>
                <w:bCs/>
                <w:sz w:val="20"/>
                <w:lang w:val="pt-BR"/>
              </w:rPr>
              <w:t>b</w:t>
            </w:r>
            <w:r w:rsidRPr="00383F33">
              <w:rPr>
                <w:rFonts w:ascii="Georgia" w:hAnsi="Georgia" w:cstheme="minorHAnsi"/>
                <w:b/>
                <w:bCs/>
                <w:sz w:val="20"/>
                <w:lang w:val="pt-BR"/>
              </w:rPr>
              <w:t>)</w:t>
            </w:r>
            <w:r w:rsidRPr="00383F33">
              <w:rPr>
                <w:rFonts w:ascii="Georgia" w:hAnsi="Georgia" w:cstheme="minorHAnsi"/>
                <w:sz w:val="20"/>
                <w:lang w:val="pt-BR"/>
              </w:rPr>
              <w:t> </w:t>
            </w:r>
            <w:r w:rsidR="00731CBC" w:rsidRPr="00383F33">
              <w:rPr>
                <w:rFonts w:ascii="Georgia" w:hAnsi="Georgia" w:cstheme="minorHAnsi"/>
                <w:sz w:val="20"/>
                <w:lang w:val="pt-BR"/>
              </w:rPr>
              <w:t xml:space="preserve">está devidamente autorizado a celebrar o presente Boletim de Subscrição e a cumprir as suas obrigações aqui previstas, tendo sido satisfeitos todos os requisitos legais e regulamentares necessários para tanto; </w:t>
            </w:r>
            <w:r w:rsidR="00731CBC" w:rsidRPr="00383F33">
              <w:rPr>
                <w:rFonts w:ascii="Georgia" w:hAnsi="Georgia" w:cstheme="minorHAnsi"/>
                <w:b/>
                <w:bCs/>
                <w:sz w:val="20"/>
                <w:lang w:val="pt-BR"/>
              </w:rPr>
              <w:t>(c)</w:t>
            </w:r>
            <w:r w:rsidR="00731CBC" w:rsidRPr="00383F33">
              <w:rPr>
                <w:rFonts w:ascii="Georgia" w:hAnsi="Georgia" w:cstheme="minorHAnsi"/>
                <w:sz w:val="20"/>
                <w:lang w:val="pt-BR"/>
              </w:rPr>
              <w:t> </w:t>
            </w:r>
            <w:r w:rsidR="00E1029D" w:rsidRPr="00383F33">
              <w:rPr>
                <w:rFonts w:ascii="Georgia" w:hAnsi="Georgia" w:cstheme="minorHAnsi"/>
                <w:sz w:val="20"/>
                <w:lang w:val="pt-BR"/>
              </w:rPr>
              <w:t>teve acesso ao inteiro teor d</w:t>
            </w:r>
            <w:r w:rsidRPr="00383F33">
              <w:rPr>
                <w:rFonts w:ascii="Georgia" w:hAnsi="Georgia" w:cstheme="minorHAnsi"/>
                <w:sz w:val="20"/>
                <w:lang w:val="pt-BR"/>
              </w:rPr>
              <w:t>o Regulamento</w:t>
            </w:r>
            <w:r w:rsidR="00616B3E" w:rsidRPr="00616B3E">
              <w:rPr>
                <w:rFonts w:ascii="Georgia" w:hAnsi="Georgia" w:cstheme="minorHAnsi"/>
                <w:sz w:val="22"/>
                <w:szCs w:val="22"/>
                <w:lang w:val="pt-BR"/>
              </w:rPr>
              <w:t xml:space="preserve"> </w:t>
            </w:r>
            <w:r w:rsidR="00616B3E" w:rsidRPr="00616B3E">
              <w:rPr>
                <w:rFonts w:ascii="Georgia" w:hAnsi="Georgia" w:cstheme="minorHAnsi"/>
                <w:sz w:val="20"/>
                <w:lang w:val="pt-BR"/>
              </w:rPr>
              <w:t>e ao respectivo apêndice das Cotas</w:t>
            </w:r>
            <w:r w:rsidRPr="00383F33">
              <w:rPr>
                <w:rFonts w:ascii="Georgia" w:hAnsi="Georgia" w:cstheme="minorHAnsi"/>
                <w:sz w:val="20"/>
                <w:lang w:val="pt-BR"/>
              </w:rPr>
              <w:t>, estando ciente e de acordo com tod</w:t>
            </w:r>
            <w:r w:rsidR="00E1029D" w:rsidRPr="00383F33">
              <w:rPr>
                <w:rFonts w:ascii="Georgia" w:hAnsi="Georgia" w:cstheme="minorHAnsi"/>
                <w:sz w:val="20"/>
                <w:lang w:val="pt-BR"/>
              </w:rPr>
              <w:t>as as suas disposições</w:t>
            </w:r>
            <w:r w:rsidRPr="00383F33">
              <w:rPr>
                <w:rFonts w:ascii="Georgia" w:hAnsi="Georgia" w:cstheme="minorHAnsi"/>
                <w:sz w:val="20"/>
                <w:lang w:val="pt-BR"/>
              </w:rPr>
              <w:t xml:space="preserve">; </w:t>
            </w:r>
            <w:r w:rsidRPr="00383F33">
              <w:rPr>
                <w:rFonts w:ascii="Georgia" w:hAnsi="Georgia" w:cstheme="minorHAnsi"/>
                <w:b/>
                <w:bCs/>
                <w:sz w:val="20"/>
                <w:lang w:val="pt-BR"/>
              </w:rPr>
              <w:t>(</w:t>
            </w:r>
            <w:r w:rsidR="00731CBC" w:rsidRPr="00383F33">
              <w:rPr>
                <w:rFonts w:ascii="Georgia" w:hAnsi="Georgia" w:cstheme="minorHAnsi"/>
                <w:b/>
                <w:bCs/>
                <w:sz w:val="20"/>
                <w:lang w:val="pt-BR"/>
              </w:rPr>
              <w:t>d</w:t>
            </w:r>
            <w:r w:rsidRPr="00383F33">
              <w:rPr>
                <w:rFonts w:ascii="Georgia" w:hAnsi="Georgia" w:cstheme="minorHAnsi"/>
                <w:b/>
                <w:bCs/>
                <w:sz w:val="20"/>
                <w:lang w:val="pt-BR"/>
              </w:rPr>
              <w:t>)</w:t>
            </w:r>
            <w:r w:rsidRPr="00383F33">
              <w:rPr>
                <w:rFonts w:ascii="Georgia" w:hAnsi="Georgia" w:cstheme="minorHAnsi"/>
                <w:sz w:val="20"/>
                <w:lang w:val="pt-BR"/>
              </w:rPr>
              <w:t> </w:t>
            </w:r>
            <w:r w:rsidR="00731CBC" w:rsidRPr="00383F33">
              <w:rPr>
                <w:rFonts w:ascii="Georgia" w:hAnsi="Georgia" w:cstheme="minorHAnsi"/>
                <w:sz w:val="20"/>
                <w:lang w:val="pt-BR"/>
              </w:rPr>
              <w:t xml:space="preserve">teve acesso a todas as informações necessárias e suficientes para a sua tomada de decisão de investimento nas Cotas e está ciente, inclusive, </w:t>
            </w:r>
            <w:r w:rsidR="00731CBC" w:rsidRPr="00383F33">
              <w:rPr>
                <w:rFonts w:ascii="Georgia" w:hAnsi="Georgia" w:cstheme="minorHAnsi"/>
                <w:b/>
                <w:bCs/>
                <w:sz w:val="20"/>
                <w:lang w:val="pt-BR"/>
              </w:rPr>
              <w:t>(1)</w:t>
            </w:r>
            <w:r w:rsidR="00731CBC" w:rsidRPr="00383F33">
              <w:rPr>
                <w:rFonts w:ascii="Georgia" w:hAnsi="Georgia" w:cstheme="minorHAnsi"/>
                <w:sz w:val="20"/>
                <w:lang w:val="pt-BR"/>
              </w:rPr>
              <w:t xml:space="preserve"> do objetivo e da política de investimento do Fundo; </w:t>
            </w:r>
            <w:r w:rsidR="00731CBC" w:rsidRPr="00383F33">
              <w:rPr>
                <w:rFonts w:ascii="Georgia" w:hAnsi="Georgia" w:cstheme="minorHAnsi"/>
                <w:b/>
                <w:bCs/>
                <w:sz w:val="20"/>
                <w:lang w:val="pt-BR"/>
              </w:rPr>
              <w:t>(2)</w:t>
            </w:r>
            <w:r w:rsidR="00731CBC" w:rsidRPr="00383F33">
              <w:rPr>
                <w:rFonts w:ascii="Georgia" w:hAnsi="Georgia" w:cstheme="minorHAnsi"/>
                <w:sz w:val="20"/>
                <w:lang w:val="pt-BR"/>
              </w:rPr>
              <w:t> dos riscos envolvidos no investimento nas Cotas, notadamente aqueles descritos no Regulamento;</w:t>
            </w:r>
            <w:r w:rsidR="00DE1793" w:rsidRPr="00DE1793">
              <w:rPr>
                <w:rFonts w:ascii="Georgia" w:hAnsi="Georgia" w:cstheme="minorHAnsi"/>
                <w:b/>
                <w:bCs/>
                <w:sz w:val="20"/>
                <w:lang w:val="pt-BR"/>
              </w:rPr>
              <w:t>(3)</w:t>
            </w:r>
            <w:r w:rsidR="00DE1793">
              <w:rPr>
                <w:rFonts w:ascii="Georgia" w:hAnsi="Georgia" w:cstheme="minorHAnsi"/>
                <w:sz w:val="20"/>
                <w:lang w:val="pt-BR"/>
              </w:rPr>
              <w:t> </w:t>
            </w:r>
            <w:r w:rsidR="00DE1793" w:rsidRPr="00DE1793">
              <w:rPr>
                <w:rFonts w:ascii="Georgia" w:hAnsi="Georgia" w:cstheme="minorHAnsi"/>
                <w:sz w:val="20"/>
                <w:lang w:val="pt-BR"/>
              </w:rPr>
              <w:t>da possibilidade de perdas decorrentes das características dos Direitos</w:t>
            </w:r>
            <w:r w:rsidR="00DE1793">
              <w:rPr>
                <w:rFonts w:ascii="Georgia" w:hAnsi="Georgia" w:cstheme="minorHAnsi"/>
                <w:sz w:val="20"/>
                <w:lang w:val="pt-BR"/>
              </w:rPr>
              <w:t xml:space="preserve"> </w:t>
            </w:r>
            <w:r w:rsidR="00DE1793" w:rsidRPr="00DE1793">
              <w:rPr>
                <w:rFonts w:ascii="Georgia" w:hAnsi="Georgia" w:cstheme="minorHAnsi"/>
                <w:sz w:val="20"/>
                <w:lang w:val="pt-BR"/>
              </w:rPr>
              <w:t>Creditórios que integram o patrimônio do Fundo</w:t>
            </w:r>
            <w:r w:rsidR="00DE1793">
              <w:rPr>
                <w:rFonts w:ascii="Georgia" w:hAnsi="Georgia" w:cstheme="minorHAnsi"/>
                <w:sz w:val="20"/>
                <w:lang w:val="pt-BR"/>
              </w:rPr>
              <w:t>;</w:t>
            </w:r>
          </w:p>
          <w:p w14:paraId="2FC4783A" w14:textId="7EE304E3" w:rsidR="00A74AB6" w:rsidRPr="00383F33" w:rsidRDefault="00731CBC" w:rsidP="00AE4C19">
            <w:pPr>
              <w:spacing w:line="288" w:lineRule="auto"/>
              <w:rPr>
                <w:rFonts w:ascii="Georgia" w:hAnsi="Georgia" w:cstheme="minorHAnsi"/>
                <w:sz w:val="20"/>
                <w:lang w:val="pt-BR"/>
              </w:rPr>
            </w:pPr>
            <w:r w:rsidRPr="00383F33">
              <w:rPr>
                <w:rFonts w:ascii="Georgia" w:hAnsi="Georgia" w:cstheme="minorHAnsi"/>
                <w:b/>
                <w:bCs/>
                <w:sz w:val="20"/>
                <w:lang w:val="pt-BR"/>
              </w:rPr>
              <w:t>(</w:t>
            </w:r>
            <w:r w:rsidR="00DE1793">
              <w:rPr>
                <w:rFonts w:ascii="Georgia" w:hAnsi="Georgia" w:cstheme="minorHAnsi"/>
                <w:b/>
                <w:bCs/>
                <w:sz w:val="20"/>
                <w:lang w:val="pt-BR"/>
              </w:rPr>
              <w:t>4</w:t>
            </w:r>
            <w:r w:rsidRPr="00383F33">
              <w:rPr>
                <w:rFonts w:ascii="Georgia" w:hAnsi="Georgia" w:cstheme="minorHAnsi"/>
                <w:b/>
                <w:bCs/>
                <w:sz w:val="20"/>
                <w:lang w:val="pt-BR"/>
              </w:rPr>
              <w:t>)</w:t>
            </w:r>
            <w:r w:rsidRPr="00383F33">
              <w:rPr>
                <w:rFonts w:ascii="Georgia" w:hAnsi="Georgia" w:cstheme="minorHAnsi"/>
                <w:sz w:val="20"/>
                <w:lang w:val="pt-BR"/>
              </w:rPr>
              <w:t> </w:t>
            </w:r>
            <w:r w:rsidR="00AE4C19">
              <w:rPr>
                <w:rFonts w:ascii="Georgia" w:hAnsi="Georgia" w:cstheme="minorHAnsi"/>
                <w:sz w:val="20"/>
                <w:lang w:val="pt-BR"/>
              </w:rPr>
              <w:t xml:space="preserve">de que não há qualquer garantia contra eventuais perdas patrimoniais que venham a ser incorridas pelo Fundo; </w:t>
            </w:r>
            <w:r w:rsidR="00AE4C19" w:rsidRPr="00AE4C19">
              <w:rPr>
                <w:rFonts w:ascii="Georgia" w:hAnsi="Georgia" w:cstheme="minorHAnsi"/>
                <w:b/>
                <w:bCs/>
                <w:sz w:val="20"/>
                <w:lang w:val="pt-BR"/>
              </w:rPr>
              <w:t>(5)</w:t>
            </w:r>
            <w:r w:rsidR="00AE4C19">
              <w:rPr>
                <w:rFonts w:ascii="Georgia" w:hAnsi="Georgia" w:cstheme="minorHAnsi"/>
                <w:sz w:val="20"/>
                <w:lang w:val="pt-BR"/>
              </w:rPr>
              <w:t> </w:t>
            </w:r>
            <w:r w:rsidRPr="00383F33">
              <w:rPr>
                <w:rFonts w:ascii="Georgia" w:hAnsi="Georgia" w:cstheme="minorHAnsi"/>
                <w:sz w:val="20"/>
                <w:lang w:val="pt-BR"/>
              </w:rPr>
              <w:t>da possibilidade de perda total do capital investido</w:t>
            </w:r>
            <w:r w:rsidR="008318D8">
              <w:rPr>
                <w:rFonts w:ascii="Georgia" w:hAnsi="Georgia" w:cstheme="minorHAnsi"/>
                <w:sz w:val="20"/>
                <w:lang w:val="pt-BR"/>
              </w:rPr>
              <w:t xml:space="preserve">; </w:t>
            </w:r>
            <w:r w:rsidR="008318D8" w:rsidRPr="008318D8">
              <w:rPr>
                <w:rFonts w:ascii="Georgia" w:hAnsi="Georgia" w:cstheme="minorHAnsi"/>
                <w:b/>
                <w:bCs/>
                <w:sz w:val="20"/>
                <w:lang w:val="pt-BR"/>
              </w:rPr>
              <w:t>(6)</w:t>
            </w:r>
            <w:r w:rsidR="008318D8" w:rsidRPr="008318D8">
              <w:rPr>
                <w:rFonts w:ascii="Georgia" w:hAnsi="Georgia" w:cstheme="minorHAnsi"/>
                <w:sz w:val="20"/>
                <w:lang w:val="pt-BR"/>
              </w:rPr>
              <w:t> de que as estratégias de investimento do Fundo poderão resultar em perdas superiores ao capital investido</w:t>
            </w:r>
            <w:r w:rsidRPr="00383F33">
              <w:rPr>
                <w:rFonts w:ascii="Georgia" w:hAnsi="Georgia" w:cstheme="minorHAnsi"/>
                <w:sz w:val="20"/>
                <w:lang w:val="pt-BR"/>
              </w:rPr>
              <w:t xml:space="preserve"> e de que, caso o patrimônio líquido do Fundo seja negativo,</w:t>
            </w:r>
            <w:r w:rsidR="00FA1469" w:rsidRPr="00FA1469">
              <w:rPr>
                <w:rFonts w:ascii="Georgia" w:hAnsi="Georgia" w:cstheme="minorHAnsi"/>
                <w:sz w:val="20"/>
                <w:lang w:val="pt-BR"/>
              </w:rPr>
              <w:t xml:space="preserve"> </w:t>
            </w:r>
            <w:r w:rsidR="00770070" w:rsidRPr="00770070">
              <w:rPr>
                <w:rFonts w:ascii="Georgia" w:hAnsi="Georgia" w:cstheme="minorHAnsi"/>
                <w:sz w:val="20"/>
                <w:lang w:val="pt-BR"/>
              </w:rPr>
              <w:t>os Cotistas serão obrigados a realizar aportes adicionais de recursos, uma vez que a responsabilidade dos Cotistas é ilimitada</w:t>
            </w:r>
            <w:r w:rsidR="00D532A4" w:rsidRPr="00383F33">
              <w:rPr>
                <w:rFonts w:ascii="Georgia" w:hAnsi="Georgia" w:cstheme="minorHAnsi"/>
                <w:sz w:val="20"/>
                <w:lang w:val="pt-BR"/>
              </w:rPr>
              <w:t xml:space="preserve">; </w:t>
            </w:r>
            <w:r w:rsidRPr="00383F33">
              <w:rPr>
                <w:rFonts w:ascii="Georgia" w:hAnsi="Georgia" w:cstheme="minorHAnsi"/>
                <w:b/>
                <w:bCs/>
                <w:sz w:val="20"/>
                <w:lang w:val="pt-BR"/>
              </w:rPr>
              <w:t>(</w:t>
            </w:r>
            <w:r w:rsidR="008318D8">
              <w:rPr>
                <w:rFonts w:ascii="Georgia" w:hAnsi="Georgia" w:cstheme="minorHAnsi"/>
                <w:b/>
                <w:bCs/>
                <w:sz w:val="20"/>
                <w:lang w:val="pt-BR"/>
              </w:rPr>
              <w:t>7</w:t>
            </w:r>
            <w:r w:rsidRPr="00383F33">
              <w:rPr>
                <w:rFonts w:ascii="Georgia" w:hAnsi="Georgia" w:cstheme="minorHAnsi"/>
                <w:b/>
                <w:bCs/>
                <w:sz w:val="20"/>
                <w:lang w:val="pt-BR"/>
              </w:rPr>
              <w:t>)</w:t>
            </w:r>
            <w:r w:rsidRPr="00383F33">
              <w:rPr>
                <w:rFonts w:ascii="Georgia" w:hAnsi="Georgia" w:cstheme="minorHAnsi"/>
                <w:sz w:val="20"/>
                <w:lang w:val="pt-BR"/>
              </w:rPr>
              <w:t xml:space="preserve"> de que a rentabilidade passada, inclusive a do Fundo, não representa garantia de rentabilidade futura; </w:t>
            </w:r>
            <w:r w:rsidRPr="00383F33">
              <w:rPr>
                <w:rFonts w:ascii="Georgia" w:hAnsi="Georgia" w:cstheme="minorHAnsi"/>
                <w:b/>
                <w:bCs/>
                <w:sz w:val="20"/>
                <w:lang w:val="pt-BR"/>
              </w:rPr>
              <w:t>(</w:t>
            </w:r>
            <w:r w:rsidR="008318D8">
              <w:rPr>
                <w:rFonts w:ascii="Georgia" w:hAnsi="Georgia" w:cstheme="minorHAnsi"/>
                <w:b/>
                <w:bCs/>
                <w:sz w:val="20"/>
                <w:lang w:val="pt-BR"/>
              </w:rPr>
              <w:t>8</w:t>
            </w:r>
            <w:r w:rsidRPr="00383F33">
              <w:rPr>
                <w:rFonts w:ascii="Georgia" w:hAnsi="Georgia" w:cstheme="minorHAnsi"/>
                <w:b/>
                <w:bCs/>
                <w:sz w:val="20"/>
                <w:lang w:val="pt-BR"/>
              </w:rPr>
              <w:t>)</w:t>
            </w:r>
            <w:r w:rsidRPr="00383F33">
              <w:rPr>
                <w:rFonts w:ascii="Georgia" w:hAnsi="Georgia" w:cstheme="minorHAnsi"/>
                <w:sz w:val="20"/>
                <w:lang w:val="pt-BR"/>
              </w:rPr>
              <w:t> de que as aplicações no Fundo não contam com garantia da Administradora, da Gestora, do Coordenador Líder, de quaisquer terceiros, de qualquer mecanismo de seguro ou, ainda, do Fundo Garantidor de Créditos</w:t>
            </w:r>
            <w:r w:rsidR="00CF42FF">
              <w:rPr>
                <w:rFonts w:ascii="Georgia" w:hAnsi="Georgia" w:cstheme="minorHAnsi"/>
                <w:sz w:val="20"/>
                <w:lang w:val="pt-BR"/>
              </w:rPr>
              <w:t xml:space="preserve"> (</w:t>
            </w:r>
            <w:r w:rsidRPr="00383F33">
              <w:rPr>
                <w:rFonts w:ascii="Georgia" w:hAnsi="Georgia" w:cstheme="minorHAnsi"/>
                <w:sz w:val="20"/>
                <w:lang w:val="pt-BR"/>
              </w:rPr>
              <w:t>FGC</w:t>
            </w:r>
            <w:r w:rsidR="00CF42FF">
              <w:rPr>
                <w:rFonts w:ascii="Georgia" w:hAnsi="Georgia" w:cstheme="minorHAnsi"/>
                <w:sz w:val="20"/>
                <w:lang w:val="pt-BR"/>
              </w:rPr>
              <w:t>)</w:t>
            </w:r>
            <w:r w:rsidRPr="00383F33">
              <w:rPr>
                <w:rFonts w:ascii="Georgia" w:hAnsi="Georgia" w:cstheme="minorHAnsi"/>
                <w:sz w:val="20"/>
                <w:lang w:val="pt-BR"/>
              </w:rPr>
              <w:t>;</w:t>
            </w:r>
            <w:r w:rsidR="00AE4C19">
              <w:rPr>
                <w:rFonts w:ascii="Georgia" w:hAnsi="Georgia" w:cstheme="minorHAnsi"/>
                <w:sz w:val="20"/>
                <w:lang w:val="pt-BR"/>
              </w:rPr>
              <w:t xml:space="preserve"> e </w:t>
            </w:r>
            <w:r w:rsidR="00AE4C19" w:rsidRPr="00AE4C19">
              <w:rPr>
                <w:rFonts w:ascii="Georgia" w:hAnsi="Georgia" w:cstheme="minorHAnsi"/>
                <w:b/>
                <w:bCs/>
                <w:sz w:val="20"/>
                <w:lang w:val="pt-BR"/>
              </w:rPr>
              <w:t>(</w:t>
            </w:r>
            <w:r w:rsidR="008318D8">
              <w:rPr>
                <w:rFonts w:ascii="Georgia" w:hAnsi="Georgia" w:cstheme="minorHAnsi"/>
                <w:b/>
                <w:bCs/>
                <w:sz w:val="20"/>
                <w:lang w:val="pt-BR"/>
              </w:rPr>
              <w:t>9</w:t>
            </w:r>
            <w:r w:rsidR="00AE4C19" w:rsidRPr="00AE4C19">
              <w:rPr>
                <w:rFonts w:ascii="Georgia" w:hAnsi="Georgia" w:cstheme="minorHAnsi"/>
                <w:b/>
                <w:bCs/>
                <w:sz w:val="20"/>
                <w:lang w:val="pt-BR"/>
              </w:rPr>
              <w:t>)</w:t>
            </w:r>
            <w:r w:rsidR="00AE4C19">
              <w:rPr>
                <w:rFonts w:ascii="Georgia" w:hAnsi="Georgia" w:cstheme="minorHAnsi"/>
                <w:sz w:val="20"/>
                <w:lang w:val="pt-BR"/>
              </w:rPr>
              <w:t xml:space="preserve"> de que o </w:t>
            </w:r>
            <w:r w:rsidR="00AE4C19" w:rsidRPr="00AE4C19">
              <w:rPr>
                <w:rFonts w:ascii="Georgia" w:hAnsi="Georgia" w:cstheme="minorHAnsi"/>
                <w:sz w:val="20"/>
                <w:lang w:val="pt-BR"/>
              </w:rPr>
              <w:t xml:space="preserve">registro </w:t>
            </w:r>
            <w:r w:rsidR="00AE4C19">
              <w:rPr>
                <w:rFonts w:ascii="Georgia" w:hAnsi="Georgia" w:cstheme="minorHAnsi"/>
                <w:sz w:val="20"/>
                <w:lang w:val="pt-BR"/>
              </w:rPr>
              <w:t xml:space="preserve">de funcionamento do Fundo ou da Oferta </w:t>
            </w:r>
            <w:r w:rsidR="00AE4C19" w:rsidRPr="00AE4C19">
              <w:rPr>
                <w:rFonts w:ascii="Georgia" w:hAnsi="Georgia" w:cstheme="minorHAnsi"/>
                <w:sz w:val="20"/>
                <w:lang w:val="pt-BR"/>
              </w:rPr>
              <w:t>não implica, por parte da CVM,</w:t>
            </w:r>
            <w:r w:rsidR="00AE4C19">
              <w:rPr>
                <w:rFonts w:ascii="Georgia" w:hAnsi="Georgia" w:cstheme="minorHAnsi"/>
                <w:sz w:val="20"/>
                <w:lang w:val="pt-BR"/>
              </w:rPr>
              <w:t xml:space="preserve"> </w:t>
            </w:r>
            <w:r w:rsidR="00AE4C19" w:rsidRPr="00AE4C19">
              <w:rPr>
                <w:rFonts w:ascii="Georgia" w:hAnsi="Georgia" w:cstheme="minorHAnsi"/>
                <w:sz w:val="20"/>
                <w:lang w:val="pt-BR"/>
              </w:rPr>
              <w:t>garantia de veracidade das informações prestadas ou de adequação do Regulamento à legislação</w:t>
            </w:r>
            <w:r w:rsidR="00AE4C19">
              <w:rPr>
                <w:rFonts w:ascii="Georgia" w:hAnsi="Georgia" w:cstheme="minorHAnsi"/>
                <w:sz w:val="20"/>
                <w:lang w:val="pt-BR"/>
              </w:rPr>
              <w:t xml:space="preserve"> e à regulamentação </w:t>
            </w:r>
            <w:r w:rsidR="00AE4C19" w:rsidRPr="00AE4C19">
              <w:rPr>
                <w:rFonts w:ascii="Georgia" w:hAnsi="Georgia" w:cstheme="minorHAnsi"/>
                <w:sz w:val="20"/>
                <w:lang w:val="pt-BR"/>
              </w:rPr>
              <w:t>vigente</w:t>
            </w:r>
            <w:r w:rsidR="00AE4C19">
              <w:rPr>
                <w:rFonts w:ascii="Georgia" w:hAnsi="Georgia" w:cstheme="minorHAnsi"/>
                <w:sz w:val="20"/>
                <w:lang w:val="pt-BR"/>
              </w:rPr>
              <w:t>s</w:t>
            </w:r>
            <w:r w:rsidR="00AE4C19" w:rsidRPr="00AE4C19">
              <w:rPr>
                <w:rFonts w:ascii="Georgia" w:hAnsi="Georgia" w:cstheme="minorHAnsi"/>
                <w:sz w:val="20"/>
                <w:lang w:val="pt-BR"/>
              </w:rPr>
              <w:t xml:space="preserve"> ou julgamento sobre a qualidade do Fundo</w:t>
            </w:r>
            <w:r w:rsidR="00AE4C19">
              <w:rPr>
                <w:rFonts w:ascii="Georgia" w:hAnsi="Georgia" w:cstheme="minorHAnsi"/>
                <w:sz w:val="20"/>
                <w:lang w:val="pt-BR"/>
              </w:rPr>
              <w:t>,</w:t>
            </w:r>
            <w:r w:rsidR="00AE4C19" w:rsidRPr="00AE4C19">
              <w:rPr>
                <w:rFonts w:ascii="Georgia" w:hAnsi="Georgia" w:cstheme="minorHAnsi"/>
                <w:sz w:val="20"/>
                <w:lang w:val="pt-BR"/>
              </w:rPr>
              <w:t xml:space="preserve"> </w:t>
            </w:r>
            <w:r w:rsidR="00AE4C19">
              <w:rPr>
                <w:rFonts w:ascii="Georgia" w:hAnsi="Georgia" w:cstheme="minorHAnsi"/>
                <w:sz w:val="20"/>
                <w:lang w:val="pt-BR"/>
              </w:rPr>
              <w:t xml:space="preserve">da </w:t>
            </w:r>
            <w:r w:rsidR="00AE4C19" w:rsidRPr="00AE4C19">
              <w:rPr>
                <w:rFonts w:ascii="Georgia" w:hAnsi="Georgia" w:cstheme="minorHAnsi"/>
                <w:sz w:val="20"/>
                <w:lang w:val="pt-BR"/>
              </w:rPr>
              <w:t>Administrador</w:t>
            </w:r>
            <w:r w:rsidR="00AE4C19">
              <w:rPr>
                <w:rFonts w:ascii="Georgia" w:hAnsi="Georgia" w:cstheme="minorHAnsi"/>
                <w:sz w:val="20"/>
                <w:lang w:val="pt-BR"/>
              </w:rPr>
              <w:t>a</w:t>
            </w:r>
            <w:r w:rsidR="00AE4C19" w:rsidRPr="00AE4C19">
              <w:rPr>
                <w:rFonts w:ascii="Georgia" w:hAnsi="Georgia" w:cstheme="minorHAnsi"/>
                <w:sz w:val="20"/>
                <w:lang w:val="pt-BR"/>
              </w:rPr>
              <w:t xml:space="preserve">, </w:t>
            </w:r>
            <w:r w:rsidR="00AE4C19">
              <w:rPr>
                <w:rFonts w:ascii="Georgia" w:hAnsi="Georgia" w:cstheme="minorHAnsi"/>
                <w:sz w:val="20"/>
                <w:lang w:val="pt-BR"/>
              </w:rPr>
              <w:t xml:space="preserve">da </w:t>
            </w:r>
            <w:r w:rsidR="00AE4C19" w:rsidRPr="00AE4C19">
              <w:rPr>
                <w:rFonts w:ascii="Georgia" w:hAnsi="Georgia" w:cstheme="minorHAnsi"/>
                <w:sz w:val="20"/>
                <w:lang w:val="pt-BR"/>
              </w:rPr>
              <w:t>Gestor</w:t>
            </w:r>
            <w:r w:rsidR="00AE4C19">
              <w:rPr>
                <w:rFonts w:ascii="Georgia" w:hAnsi="Georgia" w:cstheme="minorHAnsi"/>
                <w:sz w:val="20"/>
                <w:lang w:val="pt-BR"/>
              </w:rPr>
              <w:t>a</w:t>
            </w:r>
            <w:r w:rsidR="00AE4C19" w:rsidRPr="00AE4C19">
              <w:rPr>
                <w:rFonts w:ascii="Georgia" w:hAnsi="Georgia" w:cstheme="minorHAnsi"/>
                <w:sz w:val="20"/>
                <w:lang w:val="pt-BR"/>
              </w:rPr>
              <w:t xml:space="preserve"> e </w:t>
            </w:r>
            <w:r w:rsidR="00AE4C19">
              <w:rPr>
                <w:rFonts w:ascii="Georgia" w:hAnsi="Georgia" w:cstheme="minorHAnsi"/>
                <w:sz w:val="20"/>
                <w:lang w:val="pt-BR"/>
              </w:rPr>
              <w:t xml:space="preserve">dos </w:t>
            </w:r>
            <w:r w:rsidR="00AE4C19" w:rsidRPr="00AE4C19">
              <w:rPr>
                <w:rFonts w:ascii="Georgia" w:hAnsi="Georgia" w:cstheme="minorHAnsi"/>
                <w:sz w:val="20"/>
                <w:lang w:val="pt-BR"/>
              </w:rPr>
              <w:t>demais prestadores</w:t>
            </w:r>
            <w:r w:rsidR="00AE4C19">
              <w:rPr>
                <w:rFonts w:ascii="Georgia" w:hAnsi="Georgia" w:cstheme="minorHAnsi"/>
                <w:sz w:val="20"/>
                <w:lang w:val="pt-BR"/>
              </w:rPr>
              <w:t xml:space="preserve"> </w:t>
            </w:r>
            <w:r w:rsidR="00AE4C19" w:rsidRPr="00AE4C19">
              <w:rPr>
                <w:rFonts w:ascii="Georgia" w:hAnsi="Georgia" w:cstheme="minorHAnsi"/>
                <w:sz w:val="20"/>
                <w:lang w:val="pt-BR"/>
              </w:rPr>
              <w:t>de serviços</w:t>
            </w:r>
            <w:r w:rsidR="00AE4C19">
              <w:rPr>
                <w:rFonts w:ascii="Georgia" w:hAnsi="Georgia" w:cstheme="minorHAnsi"/>
                <w:sz w:val="20"/>
                <w:lang w:val="pt-BR"/>
              </w:rPr>
              <w:t xml:space="preserve"> do Fundo;</w:t>
            </w:r>
            <w:r w:rsidR="00081ADE" w:rsidRPr="00081ADE">
              <w:rPr>
                <w:rFonts w:ascii="Georgia" w:hAnsi="Georgia" w:cstheme="minorHAnsi"/>
                <w:sz w:val="20"/>
                <w:lang w:val="pt-BR"/>
              </w:rPr>
              <w:t xml:space="preserve">; </w:t>
            </w:r>
            <w:r w:rsidRPr="00383F33">
              <w:rPr>
                <w:rFonts w:ascii="Georgia" w:hAnsi="Georgia" w:cstheme="minorHAnsi"/>
                <w:b/>
                <w:bCs/>
                <w:sz w:val="20"/>
                <w:lang w:val="pt-BR"/>
              </w:rPr>
              <w:t>(e)</w:t>
            </w:r>
            <w:r w:rsidRPr="00383F33">
              <w:rPr>
                <w:rFonts w:ascii="Georgia" w:hAnsi="Georgia" w:cstheme="minorHAnsi"/>
                <w:sz w:val="20"/>
                <w:lang w:val="pt-BR"/>
              </w:rPr>
              <w:t> </w:t>
            </w:r>
            <w:r w:rsidR="00801F23">
              <w:rPr>
                <w:rFonts w:ascii="Georgia" w:hAnsi="Georgia" w:cstheme="minorHAnsi"/>
                <w:sz w:val="20"/>
                <w:lang w:val="pt-BR"/>
              </w:rPr>
              <w:t xml:space="preserve"> </w:t>
            </w:r>
            <w:r w:rsidR="00A6647E" w:rsidRPr="00383F33">
              <w:rPr>
                <w:rFonts w:ascii="Georgia" w:hAnsi="Georgia" w:cstheme="minorHAnsi"/>
                <w:sz w:val="20"/>
                <w:lang w:val="pt-BR"/>
              </w:rPr>
              <w:t>é</w:t>
            </w:r>
            <w:r w:rsidR="008D595C" w:rsidRPr="00383F33">
              <w:rPr>
                <w:rFonts w:ascii="Georgia" w:hAnsi="Georgia" w:cstheme="minorHAnsi"/>
                <w:sz w:val="20"/>
                <w:lang w:val="pt-BR"/>
              </w:rPr>
              <w:t xml:space="preserve"> </w:t>
            </w:r>
            <w:r w:rsidR="00E9047D">
              <w:rPr>
                <w:rFonts w:ascii="Georgia" w:hAnsi="Georgia" w:cstheme="minorHAnsi"/>
                <w:sz w:val="20"/>
                <w:lang w:val="pt-BR"/>
              </w:rPr>
              <w:t xml:space="preserve"> </w:t>
            </w:r>
            <w:r w:rsidR="008D595C" w:rsidRPr="00383F33">
              <w:rPr>
                <w:rFonts w:ascii="Georgia" w:hAnsi="Georgia" w:cstheme="minorHAnsi"/>
                <w:sz w:val="20"/>
                <w:lang w:val="pt-BR"/>
              </w:rPr>
              <w:t xml:space="preserve">investidor </w:t>
            </w:r>
            <w:r w:rsidRPr="00383F33">
              <w:rPr>
                <w:rFonts w:ascii="Georgia" w:hAnsi="Georgia" w:cstheme="minorHAnsi"/>
                <w:sz w:val="20"/>
                <w:lang w:val="pt-BR"/>
              </w:rPr>
              <w:t>profissional</w:t>
            </w:r>
            <w:r w:rsidR="008D595C" w:rsidRPr="00383F33">
              <w:rPr>
                <w:rFonts w:ascii="Georgia" w:hAnsi="Georgia" w:cstheme="minorHAnsi"/>
                <w:sz w:val="20"/>
                <w:lang w:val="pt-BR"/>
              </w:rPr>
              <w:t>, conforme definido no artigo  1</w:t>
            </w:r>
            <w:r w:rsidRPr="00383F33">
              <w:rPr>
                <w:rFonts w:ascii="Georgia" w:hAnsi="Georgia" w:cstheme="minorHAnsi"/>
                <w:sz w:val="20"/>
                <w:lang w:val="pt-BR"/>
              </w:rPr>
              <w:t>1</w:t>
            </w:r>
            <w:r w:rsidR="008D595C" w:rsidRPr="00383F33">
              <w:rPr>
                <w:rFonts w:ascii="Georgia" w:hAnsi="Georgia" w:cstheme="minorHAnsi"/>
                <w:sz w:val="20"/>
                <w:lang w:val="pt-BR"/>
              </w:rPr>
              <w:t xml:space="preserve"> da Resolução CVM nº 30</w:t>
            </w:r>
            <w:r w:rsidRPr="00383F33">
              <w:rPr>
                <w:rFonts w:ascii="Georgia" w:hAnsi="Georgia" w:cstheme="minorHAnsi"/>
                <w:sz w:val="20"/>
                <w:lang w:val="pt-BR"/>
              </w:rPr>
              <w:t>/</w:t>
            </w:r>
            <w:r w:rsidR="008D595C" w:rsidRPr="00383F33">
              <w:rPr>
                <w:rFonts w:ascii="Georgia" w:hAnsi="Georgia" w:cstheme="minorHAnsi"/>
                <w:sz w:val="20"/>
                <w:lang w:val="pt-BR"/>
              </w:rPr>
              <w:t>21</w:t>
            </w:r>
            <w:r w:rsidRPr="00383F33">
              <w:rPr>
                <w:rFonts w:ascii="Georgia" w:hAnsi="Georgia" w:cstheme="minorHAnsi"/>
                <w:sz w:val="20"/>
                <w:lang w:val="pt-BR"/>
              </w:rPr>
              <w:t>,</w:t>
            </w:r>
            <w:r w:rsidR="008D595C" w:rsidRPr="00383F33">
              <w:rPr>
                <w:rFonts w:ascii="Georgia" w:hAnsi="Georgia" w:cstheme="minorHAnsi"/>
                <w:sz w:val="20"/>
                <w:lang w:val="pt-BR"/>
              </w:rPr>
              <w:t xml:space="preserve"> </w:t>
            </w:r>
            <w:r w:rsidRPr="00383F33">
              <w:rPr>
                <w:rFonts w:ascii="Georgia" w:hAnsi="Georgia" w:cstheme="minorHAnsi"/>
                <w:sz w:val="20"/>
                <w:lang w:val="pt-BR"/>
              </w:rPr>
              <w:t>e</w:t>
            </w:r>
            <w:r w:rsidR="00DE1793">
              <w:rPr>
                <w:rFonts w:ascii="Georgia" w:hAnsi="Georgia" w:cstheme="minorHAnsi"/>
                <w:sz w:val="20"/>
                <w:lang w:val="pt-BR"/>
              </w:rPr>
              <w:t>, portanto,</w:t>
            </w:r>
            <w:r w:rsidRPr="00383F33">
              <w:rPr>
                <w:rFonts w:ascii="Georgia" w:hAnsi="Georgia" w:cstheme="minorHAnsi"/>
                <w:sz w:val="20"/>
                <w:lang w:val="pt-BR"/>
              </w:rPr>
              <w:t xml:space="preserve"> </w:t>
            </w:r>
            <w:r w:rsidR="00DE1793" w:rsidRPr="00DE1793">
              <w:rPr>
                <w:rFonts w:ascii="Georgia" w:hAnsi="Georgia" w:cstheme="minorHAnsi"/>
                <w:b/>
                <w:bCs/>
                <w:sz w:val="20"/>
                <w:lang w:val="pt-BR"/>
              </w:rPr>
              <w:t>(1)</w:t>
            </w:r>
            <w:r w:rsidR="00DE1793">
              <w:rPr>
                <w:rFonts w:ascii="Georgia" w:hAnsi="Georgia" w:cstheme="minorHAnsi"/>
                <w:sz w:val="20"/>
                <w:lang w:val="pt-BR"/>
              </w:rPr>
              <w:t> </w:t>
            </w:r>
            <w:r w:rsidRPr="00383F33">
              <w:rPr>
                <w:rFonts w:ascii="Georgia" w:hAnsi="Georgia" w:cstheme="minorHAnsi"/>
                <w:sz w:val="20"/>
                <w:lang w:val="pt-BR"/>
              </w:rPr>
              <w:t>possui conhecimento sobre o mercado financeiro suficiente para que não lhe seja aplicável um conjunto de proteções legais e regulamentares conferidas aos demais investidores</w:t>
            </w:r>
            <w:r w:rsidR="008D595C" w:rsidRPr="00383F33">
              <w:rPr>
                <w:rFonts w:ascii="Georgia" w:hAnsi="Georgia" w:cstheme="minorHAnsi"/>
                <w:sz w:val="20"/>
                <w:lang w:val="pt-BR"/>
              </w:rPr>
              <w:t xml:space="preserve">; </w:t>
            </w:r>
            <w:r w:rsidR="00DE1793">
              <w:rPr>
                <w:rFonts w:ascii="Georgia" w:hAnsi="Georgia" w:cstheme="minorHAnsi"/>
                <w:sz w:val="20"/>
                <w:lang w:val="pt-BR"/>
              </w:rPr>
              <w:t xml:space="preserve">e </w:t>
            </w:r>
            <w:r w:rsidR="00DE1793" w:rsidRPr="00DE1793">
              <w:rPr>
                <w:rFonts w:ascii="Georgia" w:hAnsi="Georgia" w:cstheme="minorHAnsi"/>
                <w:b/>
                <w:bCs/>
                <w:sz w:val="20"/>
                <w:lang w:val="pt-BR"/>
              </w:rPr>
              <w:t>(2)</w:t>
            </w:r>
            <w:r w:rsidR="00DE1793">
              <w:rPr>
                <w:rFonts w:ascii="Georgia" w:hAnsi="Georgia" w:cstheme="minorHAnsi"/>
                <w:sz w:val="20"/>
                <w:lang w:val="pt-BR"/>
              </w:rPr>
              <w:t xml:space="preserve"> é capaz de entender e ponderar os riscos financeiros relacionados à aplicação dos seus recursos em valores mobiliários que somente podem ser adquiridos por </w:t>
            </w:r>
            <w:r w:rsidR="00DE1793" w:rsidRPr="00383F33">
              <w:rPr>
                <w:rFonts w:ascii="Georgia" w:hAnsi="Georgia" w:cstheme="minorHAnsi"/>
                <w:sz w:val="20"/>
                <w:lang w:val="pt-BR"/>
              </w:rPr>
              <w:t>investidor</w:t>
            </w:r>
            <w:r w:rsidR="00DE1793">
              <w:rPr>
                <w:rFonts w:ascii="Georgia" w:hAnsi="Georgia" w:cstheme="minorHAnsi"/>
                <w:sz w:val="20"/>
                <w:lang w:val="pt-BR"/>
              </w:rPr>
              <w:t>es</w:t>
            </w:r>
            <w:r w:rsidR="00DE1793" w:rsidRPr="00383F33">
              <w:rPr>
                <w:rFonts w:ascii="Georgia" w:hAnsi="Georgia" w:cstheme="minorHAnsi"/>
                <w:sz w:val="20"/>
                <w:lang w:val="pt-BR"/>
              </w:rPr>
              <w:t xml:space="preserve"> profissiona</w:t>
            </w:r>
            <w:r w:rsidR="00DE1793">
              <w:rPr>
                <w:rFonts w:ascii="Georgia" w:hAnsi="Georgia" w:cstheme="minorHAnsi"/>
                <w:sz w:val="20"/>
                <w:lang w:val="pt-BR"/>
              </w:rPr>
              <w:t xml:space="preserve">is; </w:t>
            </w:r>
            <w:r w:rsidR="008D595C" w:rsidRPr="00383F33">
              <w:rPr>
                <w:rFonts w:ascii="Georgia" w:hAnsi="Georgia" w:cstheme="minorHAnsi"/>
                <w:b/>
                <w:bCs/>
                <w:sz w:val="20"/>
                <w:lang w:val="pt-BR"/>
              </w:rPr>
              <w:t>(</w:t>
            </w:r>
            <w:r w:rsidRPr="00383F33">
              <w:rPr>
                <w:rFonts w:ascii="Georgia" w:hAnsi="Georgia" w:cstheme="minorHAnsi"/>
                <w:b/>
                <w:bCs/>
                <w:sz w:val="20"/>
                <w:lang w:val="pt-BR"/>
              </w:rPr>
              <w:t>f</w:t>
            </w:r>
            <w:r w:rsidR="008D595C" w:rsidRPr="00383F33">
              <w:rPr>
                <w:rFonts w:ascii="Georgia" w:hAnsi="Georgia" w:cstheme="minorHAnsi"/>
                <w:b/>
                <w:bCs/>
                <w:sz w:val="20"/>
                <w:lang w:val="pt-BR"/>
              </w:rPr>
              <w:t>)</w:t>
            </w:r>
            <w:r w:rsidR="008D595C" w:rsidRPr="00383F33">
              <w:rPr>
                <w:rFonts w:ascii="Georgia" w:hAnsi="Georgia" w:cstheme="minorHAnsi"/>
                <w:sz w:val="20"/>
                <w:lang w:val="pt-BR"/>
              </w:rPr>
              <w:t> </w:t>
            </w:r>
            <w:r w:rsidR="00A6647E" w:rsidRPr="00383F33">
              <w:rPr>
                <w:rFonts w:ascii="Georgia" w:hAnsi="Georgia" w:cstheme="minorHAnsi"/>
                <w:sz w:val="20"/>
                <w:lang w:val="pt-BR"/>
              </w:rPr>
              <w:t xml:space="preserve">está ciente de que as Cotas são objeto de colocação em lote único e indivisível destinado a um único investidor e, portanto, </w:t>
            </w:r>
            <w:r w:rsidR="00A6647E" w:rsidRPr="00383F33">
              <w:rPr>
                <w:rFonts w:ascii="Georgia" w:hAnsi="Georgia" w:cstheme="minorHAnsi"/>
                <w:b/>
                <w:bCs/>
                <w:sz w:val="20"/>
                <w:lang w:val="pt-BR"/>
              </w:rPr>
              <w:t>(1)</w:t>
            </w:r>
            <w:r w:rsidR="00A6647E" w:rsidRPr="00383F33">
              <w:rPr>
                <w:rFonts w:ascii="Georgia" w:hAnsi="Georgia" w:cstheme="minorHAnsi"/>
                <w:sz w:val="20"/>
                <w:lang w:val="pt-BR"/>
              </w:rPr>
              <w:t> </w:t>
            </w:r>
            <w:r w:rsidR="003D08F8" w:rsidRPr="00383F33">
              <w:rPr>
                <w:rFonts w:ascii="Georgia" w:hAnsi="Georgia" w:cstheme="minorHAnsi"/>
                <w:sz w:val="20"/>
                <w:lang w:val="pt-BR"/>
              </w:rPr>
              <w:t xml:space="preserve">a colocação das Cotas </w:t>
            </w:r>
            <w:r w:rsidR="00A6647E" w:rsidRPr="00383F33">
              <w:rPr>
                <w:rFonts w:ascii="Georgia" w:hAnsi="Georgia" w:cstheme="minorHAnsi"/>
                <w:sz w:val="20"/>
                <w:lang w:val="pt-BR"/>
              </w:rPr>
              <w:t>n</w:t>
            </w:r>
            <w:r w:rsidR="00A6647E" w:rsidRPr="00383F33">
              <w:rPr>
                <w:rFonts w:ascii="Georgia" w:hAnsi="Georgia"/>
                <w:sz w:val="20"/>
                <w:lang w:val="pt-BR"/>
              </w:rPr>
              <w:t>ão est</w:t>
            </w:r>
            <w:r w:rsidR="003D08F8" w:rsidRPr="00383F33">
              <w:rPr>
                <w:rFonts w:ascii="Georgia" w:hAnsi="Georgia"/>
                <w:sz w:val="20"/>
                <w:lang w:val="pt-BR"/>
              </w:rPr>
              <w:t>á</w:t>
            </w:r>
            <w:r w:rsidR="00A6647E" w:rsidRPr="00383F33">
              <w:rPr>
                <w:rFonts w:ascii="Georgia" w:hAnsi="Georgia"/>
                <w:sz w:val="20"/>
                <w:lang w:val="pt-BR"/>
              </w:rPr>
              <w:t xml:space="preserve"> sujeita às disposições da </w:t>
            </w:r>
            <w:r w:rsidR="003D08F8" w:rsidRPr="00383F33">
              <w:rPr>
                <w:rFonts w:ascii="Georgia" w:hAnsi="Georgia"/>
                <w:sz w:val="20"/>
                <w:lang w:val="pt-BR"/>
              </w:rPr>
              <w:t xml:space="preserve">Resolução </w:t>
            </w:r>
            <w:r w:rsidR="003D08F8" w:rsidRPr="00383F33">
              <w:rPr>
                <w:rFonts w:ascii="Georgia" w:hAnsi="Georgia" w:cstheme="minorHAnsi"/>
                <w:sz w:val="20"/>
                <w:lang w:val="pt-BR"/>
              </w:rPr>
              <w:t xml:space="preserve">CVM nº 160/22; e </w:t>
            </w:r>
            <w:r w:rsidR="003D08F8" w:rsidRPr="00383F33">
              <w:rPr>
                <w:rFonts w:ascii="Georgia" w:hAnsi="Georgia" w:cstheme="minorHAnsi"/>
                <w:b/>
                <w:bCs/>
                <w:sz w:val="20"/>
                <w:lang w:val="pt-BR"/>
              </w:rPr>
              <w:t>(2)</w:t>
            </w:r>
            <w:r w:rsidR="003D08F8" w:rsidRPr="00383F33">
              <w:rPr>
                <w:rFonts w:ascii="Georgia" w:hAnsi="Georgia" w:cstheme="minorHAnsi"/>
                <w:sz w:val="20"/>
                <w:lang w:val="pt-BR"/>
              </w:rPr>
              <w:t> </w:t>
            </w:r>
            <w:r w:rsidR="00D532A4" w:rsidRPr="00383F33">
              <w:rPr>
                <w:rFonts w:ascii="Georgia" w:hAnsi="Georgia" w:cstheme="minorHAnsi"/>
                <w:sz w:val="20"/>
                <w:lang w:val="pt-BR"/>
              </w:rPr>
              <w:t>é vedada a negociação fracionada das Cotas em mercados regulamentados pelo prazo de 180 (cento e oitenta) dias a contar da sua subscrição</w:t>
            </w:r>
            <w:r w:rsidR="003D08F8" w:rsidRPr="00383F33">
              <w:rPr>
                <w:rFonts w:ascii="Georgia" w:hAnsi="Georgia" w:cstheme="minorHAnsi"/>
                <w:sz w:val="20"/>
                <w:lang w:val="pt-BR"/>
              </w:rPr>
              <w:t xml:space="preserve"> </w:t>
            </w:r>
            <w:r w:rsidR="008D595C" w:rsidRPr="00383F33">
              <w:rPr>
                <w:rFonts w:ascii="Georgia" w:hAnsi="Georgia" w:cstheme="minorHAnsi"/>
                <w:sz w:val="20"/>
                <w:lang w:val="pt-BR"/>
              </w:rPr>
              <w:t xml:space="preserve">; </w:t>
            </w:r>
            <w:r w:rsidR="006527CF" w:rsidRPr="006527CF">
              <w:rPr>
                <w:rStyle w:val="Refdenotaderodap"/>
                <w:rFonts w:ascii="Georgia" w:eastAsia="Arial Unicode MS" w:hAnsi="Georgia"/>
                <w:color w:val="000000"/>
                <w:sz w:val="22"/>
                <w:szCs w:val="22"/>
                <w:lang w:val="pt-BR"/>
              </w:rPr>
              <w:t xml:space="preserve"> </w:t>
            </w:r>
            <w:r w:rsidR="00A74AB6" w:rsidRPr="00383F33">
              <w:rPr>
                <w:rFonts w:ascii="Georgia" w:hAnsi="Georgia" w:cstheme="minorHAnsi"/>
                <w:b/>
                <w:bCs/>
                <w:sz w:val="20"/>
                <w:lang w:val="pt-BR"/>
              </w:rPr>
              <w:t>(</w:t>
            </w:r>
            <w:r w:rsidR="00883527">
              <w:rPr>
                <w:rFonts w:ascii="Georgia" w:hAnsi="Georgia" w:cstheme="minorHAnsi"/>
                <w:b/>
                <w:bCs/>
                <w:sz w:val="20"/>
                <w:lang w:val="pt-BR"/>
              </w:rPr>
              <w:t>g</w:t>
            </w:r>
            <w:r w:rsidR="00A74AB6" w:rsidRPr="00383F33">
              <w:rPr>
                <w:rFonts w:ascii="Georgia" w:hAnsi="Georgia" w:cstheme="minorHAnsi"/>
                <w:b/>
                <w:bCs/>
                <w:sz w:val="20"/>
                <w:lang w:val="pt-BR"/>
              </w:rPr>
              <w:t>)</w:t>
            </w:r>
            <w:r w:rsidR="00A74AB6" w:rsidRPr="00383F33">
              <w:rPr>
                <w:rFonts w:ascii="Georgia" w:hAnsi="Georgia" w:cstheme="minorHAnsi"/>
                <w:sz w:val="20"/>
                <w:lang w:val="pt-BR"/>
              </w:rPr>
              <w:t> </w:t>
            </w:r>
            <w:r w:rsidR="00A74AB6" w:rsidRPr="00383F33">
              <w:rPr>
                <w:rFonts w:ascii="Georgia" w:hAnsi="Georgia"/>
                <w:sz w:val="20"/>
                <w:lang w:val="pt-BR"/>
              </w:rPr>
              <w:t>tem pleno conhecimento das disposições da Lei nº</w:t>
            </w:r>
            <w:r w:rsidR="006E214D" w:rsidRPr="00383F33">
              <w:rPr>
                <w:rFonts w:ascii="Georgia" w:hAnsi="Georgia"/>
                <w:sz w:val="20"/>
                <w:lang w:val="pt-BR"/>
              </w:rPr>
              <w:t> </w:t>
            </w:r>
            <w:r w:rsidR="00A74AB6" w:rsidRPr="00383F33">
              <w:rPr>
                <w:rFonts w:ascii="Georgia" w:hAnsi="Georgia"/>
                <w:sz w:val="20"/>
                <w:lang w:val="pt-BR"/>
              </w:rPr>
              <w:t xml:space="preserve">9.613, de 3 de março de 1998, e </w:t>
            </w:r>
            <w:r w:rsidR="006E214D" w:rsidRPr="00383F33">
              <w:rPr>
                <w:rFonts w:ascii="Georgia" w:hAnsi="Georgia"/>
                <w:sz w:val="20"/>
                <w:lang w:val="pt-BR"/>
              </w:rPr>
              <w:t xml:space="preserve">da </w:t>
            </w:r>
            <w:r w:rsidR="00A74AB6" w:rsidRPr="00383F33">
              <w:rPr>
                <w:rFonts w:ascii="Georgia" w:hAnsi="Georgia"/>
                <w:sz w:val="20"/>
                <w:lang w:val="pt-BR"/>
              </w:rPr>
              <w:t>legislação complementar, estando ciente de que as aplicações em cotas de fundos de investimento estão sujeitas a</w:t>
            </w:r>
            <w:r w:rsidR="00A10680" w:rsidRPr="00383F33">
              <w:rPr>
                <w:rFonts w:ascii="Georgia" w:hAnsi="Georgia"/>
                <w:sz w:val="20"/>
                <w:lang w:val="pt-BR"/>
              </w:rPr>
              <w:t>o</w:t>
            </w:r>
            <w:r w:rsidR="00A74AB6" w:rsidRPr="00383F33">
              <w:rPr>
                <w:rFonts w:ascii="Georgia" w:hAnsi="Georgia"/>
                <w:sz w:val="20"/>
                <w:lang w:val="pt-BR"/>
              </w:rPr>
              <w:t xml:space="preserve"> controle do </w:t>
            </w:r>
            <w:r w:rsidR="00A10680" w:rsidRPr="00383F33">
              <w:rPr>
                <w:rFonts w:ascii="Georgia" w:hAnsi="Georgia"/>
                <w:sz w:val="20"/>
                <w:lang w:val="pt-BR"/>
              </w:rPr>
              <w:t>Banco Central do Brasil</w:t>
            </w:r>
            <w:r w:rsidR="00A74AB6" w:rsidRPr="00383F33">
              <w:rPr>
                <w:rFonts w:ascii="Georgia" w:hAnsi="Georgia"/>
                <w:sz w:val="20"/>
                <w:lang w:val="pt-BR"/>
              </w:rPr>
              <w:t xml:space="preserve"> e da CVM, que pode</w:t>
            </w:r>
            <w:r w:rsidR="00A10680" w:rsidRPr="00383F33">
              <w:rPr>
                <w:rFonts w:ascii="Georgia" w:hAnsi="Georgia"/>
                <w:sz w:val="20"/>
                <w:lang w:val="pt-BR"/>
              </w:rPr>
              <w:t>rão</w:t>
            </w:r>
            <w:r w:rsidR="00A74AB6" w:rsidRPr="00383F33">
              <w:rPr>
                <w:rFonts w:ascii="Georgia" w:hAnsi="Georgia"/>
                <w:sz w:val="20"/>
                <w:lang w:val="pt-BR"/>
              </w:rPr>
              <w:t xml:space="preserve"> solicitar informações sobre as movimentações de recursos realizadas </w:t>
            </w:r>
            <w:r w:rsidR="00A10680" w:rsidRPr="00383F33">
              <w:rPr>
                <w:rFonts w:ascii="Georgia" w:hAnsi="Georgia"/>
                <w:sz w:val="20"/>
                <w:lang w:val="pt-BR"/>
              </w:rPr>
              <w:t>por</w:t>
            </w:r>
            <w:r w:rsidR="00A74AB6" w:rsidRPr="00383F33">
              <w:rPr>
                <w:rFonts w:ascii="Georgia" w:hAnsi="Georgia"/>
                <w:sz w:val="20"/>
                <w:lang w:val="pt-BR"/>
              </w:rPr>
              <w:t xml:space="preserve"> cotistas de fundos de investimento; </w:t>
            </w:r>
            <w:r w:rsidR="00A74AB6" w:rsidRPr="00383F33">
              <w:rPr>
                <w:rFonts w:ascii="Georgia" w:hAnsi="Georgia"/>
                <w:b/>
                <w:bCs/>
                <w:sz w:val="20"/>
                <w:lang w:val="pt-BR"/>
              </w:rPr>
              <w:t>(</w:t>
            </w:r>
            <w:r w:rsidR="00304CBE">
              <w:rPr>
                <w:rFonts w:ascii="Georgia" w:hAnsi="Georgia"/>
                <w:b/>
                <w:bCs/>
                <w:sz w:val="20"/>
                <w:lang w:val="pt-BR"/>
              </w:rPr>
              <w:t>i</w:t>
            </w:r>
            <w:r w:rsidR="00A74AB6" w:rsidRPr="00383F33">
              <w:rPr>
                <w:rFonts w:ascii="Georgia" w:hAnsi="Georgia"/>
                <w:b/>
                <w:bCs/>
                <w:sz w:val="20"/>
                <w:lang w:val="pt-BR"/>
              </w:rPr>
              <w:t>)</w:t>
            </w:r>
            <w:r w:rsidR="00A74AB6" w:rsidRPr="00383F33">
              <w:rPr>
                <w:rFonts w:ascii="Georgia" w:hAnsi="Georgia"/>
                <w:sz w:val="20"/>
                <w:lang w:val="pt-BR"/>
              </w:rPr>
              <w:t xml:space="preserve"> os recursos que serão utilizados na integralização </w:t>
            </w:r>
            <w:r w:rsidR="006E214D" w:rsidRPr="00383F33">
              <w:rPr>
                <w:rFonts w:ascii="Georgia" w:hAnsi="Georgia"/>
                <w:sz w:val="20"/>
                <w:lang w:val="pt-BR"/>
              </w:rPr>
              <w:t>das</w:t>
            </w:r>
            <w:r w:rsidR="00A74AB6" w:rsidRPr="00383F33">
              <w:rPr>
                <w:rFonts w:ascii="Georgia" w:hAnsi="Georgia"/>
                <w:sz w:val="20"/>
                <w:lang w:val="pt-BR"/>
              </w:rPr>
              <w:t xml:space="preserve"> Cotas não </w:t>
            </w:r>
            <w:r w:rsidR="00F770C8" w:rsidRPr="00383F33">
              <w:rPr>
                <w:rFonts w:ascii="Georgia" w:hAnsi="Georgia"/>
                <w:sz w:val="20"/>
                <w:lang w:val="pt-BR"/>
              </w:rPr>
              <w:t xml:space="preserve">são </w:t>
            </w:r>
            <w:r w:rsidR="00A74AB6" w:rsidRPr="00383F33">
              <w:rPr>
                <w:rFonts w:ascii="Georgia" w:hAnsi="Georgia"/>
                <w:sz w:val="20"/>
                <w:lang w:val="pt-BR"/>
              </w:rPr>
              <w:t xml:space="preserve">oriundos de quaisquer práticas que possam ser consideradas como crimes previstos na legislação relativa à prevenção e </w:t>
            </w:r>
            <w:r w:rsidR="006E214D" w:rsidRPr="00383F33">
              <w:rPr>
                <w:rFonts w:ascii="Georgia" w:hAnsi="Georgia"/>
                <w:sz w:val="20"/>
                <w:lang w:val="pt-BR"/>
              </w:rPr>
              <w:t xml:space="preserve">ao </w:t>
            </w:r>
            <w:r w:rsidR="00A74AB6" w:rsidRPr="00383F33">
              <w:rPr>
                <w:rFonts w:ascii="Georgia" w:hAnsi="Georgia"/>
                <w:sz w:val="20"/>
                <w:lang w:val="pt-BR"/>
              </w:rPr>
              <w:t>combate à lavagem de dinheiro;</w:t>
            </w:r>
            <w:r w:rsidR="006E214D" w:rsidRPr="00383F33">
              <w:rPr>
                <w:rFonts w:ascii="Georgia" w:hAnsi="Georgia"/>
                <w:sz w:val="20"/>
                <w:lang w:val="pt-BR"/>
              </w:rPr>
              <w:t xml:space="preserve"> </w:t>
            </w:r>
            <w:r w:rsidR="00A74AB6" w:rsidRPr="00383F33">
              <w:rPr>
                <w:rFonts w:ascii="Georgia" w:hAnsi="Georgia"/>
                <w:b/>
                <w:bCs/>
                <w:sz w:val="20"/>
                <w:lang w:val="pt-BR"/>
              </w:rPr>
              <w:t>(</w:t>
            </w:r>
            <w:r w:rsidR="00304CBE">
              <w:rPr>
                <w:rFonts w:ascii="Georgia" w:hAnsi="Georgia"/>
                <w:b/>
                <w:bCs/>
                <w:sz w:val="20"/>
                <w:lang w:val="pt-BR"/>
              </w:rPr>
              <w:t>j</w:t>
            </w:r>
            <w:r w:rsidR="00A74AB6" w:rsidRPr="00383F33">
              <w:rPr>
                <w:rFonts w:ascii="Georgia" w:hAnsi="Georgia"/>
                <w:b/>
                <w:bCs/>
                <w:sz w:val="20"/>
                <w:lang w:val="pt-BR"/>
              </w:rPr>
              <w:t>)</w:t>
            </w:r>
            <w:r w:rsidR="006E214D" w:rsidRPr="00383F33">
              <w:rPr>
                <w:rFonts w:ascii="Georgia" w:hAnsi="Georgia"/>
                <w:b/>
                <w:bCs/>
                <w:sz w:val="20"/>
                <w:lang w:val="pt-BR"/>
              </w:rPr>
              <w:t> </w:t>
            </w:r>
            <w:r w:rsidR="00A10680" w:rsidRPr="00383F33">
              <w:rPr>
                <w:rFonts w:ascii="Georgia" w:hAnsi="Georgia" w:cstheme="minorHAnsi"/>
                <w:sz w:val="20"/>
                <w:lang w:val="pt-BR"/>
              </w:rPr>
              <w:t xml:space="preserve">responsabiliza-se pela veracidade, pela exatidão e pela precisão das declarações prestadas no presente Boletim de Subscrição, bem como por ressarcir </w:t>
            </w:r>
            <w:r w:rsidR="00762815">
              <w:rPr>
                <w:rFonts w:ascii="Georgia" w:hAnsi="Georgia" w:cstheme="minorHAnsi"/>
                <w:sz w:val="20"/>
                <w:lang w:val="pt-BR"/>
              </w:rPr>
              <w:t xml:space="preserve">o Fundo e </w:t>
            </w:r>
            <w:r w:rsidR="00A10680" w:rsidRPr="00383F33">
              <w:rPr>
                <w:rFonts w:ascii="Georgia" w:hAnsi="Georgia" w:cstheme="minorHAnsi"/>
                <w:sz w:val="20"/>
                <w:lang w:val="pt-BR"/>
              </w:rPr>
              <w:t>a Administradora de quaisquer perdas e danos decorrentes d</w:t>
            </w:r>
            <w:r w:rsidR="00762815">
              <w:rPr>
                <w:rFonts w:ascii="Georgia" w:hAnsi="Georgia" w:cstheme="minorHAnsi"/>
                <w:sz w:val="20"/>
                <w:lang w:val="pt-BR"/>
              </w:rPr>
              <w:t>a</w:t>
            </w:r>
            <w:r w:rsidR="00A10680" w:rsidRPr="00383F33">
              <w:rPr>
                <w:rFonts w:ascii="Georgia" w:hAnsi="Georgia" w:cstheme="minorHAnsi"/>
                <w:sz w:val="20"/>
                <w:lang w:val="pt-BR"/>
              </w:rPr>
              <w:t xml:space="preserve"> falsidade, </w:t>
            </w:r>
            <w:r w:rsidR="00762815" w:rsidRPr="00383F33">
              <w:rPr>
                <w:rFonts w:ascii="Georgia" w:hAnsi="Georgia" w:cstheme="minorHAnsi"/>
                <w:sz w:val="20"/>
                <w:lang w:val="pt-BR"/>
              </w:rPr>
              <w:t>d</w:t>
            </w:r>
            <w:r w:rsidR="00762815">
              <w:rPr>
                <w:rFonts w:ascii="Georgia" w:hAnsi="Georgia" w:cstheme="minorHAnsi"/>
                <w:sz w:val="20"/>
                <w:lang w:val="pt-BR"/>
              </w:rPr>
              <w:t>a</w:t>
            </w:r>
            <w:r w:rsidR="00762815" w:rsidRPr="00383F33">
              <w:rPr>
                <w:rFonts w:ascii="Georgia" w:hAnsi="Georgia" w:cstheme="minorHAnsi"/>
                <w:sz w:val="20"/>
                <w:lang w:val="pt-BR"/>
              </w:rPr>
              <w:t xml:space="preserve"> </w:t>
            </w:r>
            <w:r w:rsidR="00A10680" w:rsidRPr="00383F33">
              <w:rPr>
                <w:rFonts w:ascii="Georgia" w:hAnsi="Georgia" w:cstheme="minorHAnsi"/>
                <w:sz w:val="20"/>
                <w:lang w:val="pt-BR"/>
              </w:rPr>
              <w:t xml:space="preserve">inexatidão ou </w:t>
            </w:r>
            <w:r w:rsidR="00762815" w:rsidRPr="00383F33">
              <w:rPr>
                <w:rFonts w:ascii="Georgia" w:hAnsi="Georgia" w:cstheme="minorHAnsi"/>
                <w:sz w:val="20"/>
                <w:lang w:val="pt-BR"/>
              </w:rPr>
              <w:t>d</w:t>
            </w:r>
            <w:r w:rsidR="00762815">
              <w:rPr>
                <w:rFonts w:ascii="Georgia" w:hAnsi="Georgia" w:cstheme="minorHAnsi"/>
                <w:sz w:val="20"/>
                <w:lang w:val="pt-BR"/>
              </w:rPr>
              <w:t>a</w:t>
            </w:r>
            <w:r w:rsidR="00762815" w:rsidRPr="00383F33">
              <w:rPr>
                <w:rFonts w:ascii="Georgia" w:hAnsi="Georgia" w:cstheme="minorHAnsi"/>
                <w:sz w:val="20"/>
                <w:lang w:val="pt-BR"/>
              </w:rPr>
              <w:t xml:space="preserve"> </w:t>
            </w:r>
            <w:r w:rsidR="00A10680" w:rsidRPr="00383F33">
              <w:rPr>
                <w:rFonts w:ascii="Georgia" w:hAnsi="Georgia" w:cstheme="minorHAnsi"/>
                <w:sz w:val="20"/>
                <w:lang w:val="pt-BR"/>
              </w:rPr>
              <w:t>imprecisão das referidas declarações</w:t>
            </w:r>
            <w:r w:rsidR="00216180" w:rsidRPr="00383F33">
              <w:rPr>
                <w:rFonts w:ascii="Georgia" w:hAnsi="Georgia" w:cstheme="minorHAnsi"/>
                <w:sz w:val="20"/>
                <w:lang w:val="pt-BR"/>
              </w:rPr>
              <w:t xml:space="preserve">; e </w:t>
            </w:r>
            <w:r w:rsidR="00216180" w:rsidRPr="00383F33">
              <w:rPr>
                <w:rFonts w:ascii="Georgia" w:hAnsi="Georgia" w:cstheme="minorHAnsi"/>
                <w:b/>
                <w:bCs/>
                <w:sz w:val="20"/>
                <w:lang w:val="pt-BR"/>
              </w:rPr>
              <w:t>(</w:t>
            </w:r>
            <w:r w:rsidR="00304CBE">
              <w:rPr>
                <w:rFonts w:ascii="Georgia" w:hAnsi="Georgia" w:cstheme="minorHAnsi"/>
                <w:b/>
                <w:bCs/>
                <w:sz w:val="20"/>
                <w:lang w:val="pt-BR"/>
              </w:rPr>
              <w:t>k</w:t>
            </w:r>
            <w:r w:rsidR="00216180" w:rsidRPr="00383F33">
              <w:rPr>
                <w:rFonts w:ascii="Georgia" w:hAnsi="Georgia" w:cstheme="minorHAnsi"/>
                <w:b/>
                <w:bCs/>
                <w:sz w:val="20"/>
                <w:lang w:val="pt-BR"/>
              </w:rPr>
              <w:t>)</w:t>
            </w:r>
            <w:r w:rsidR="00216180" w:rsidRPr="00383F33">
              <w:rPr>
                <w:rFonts w:ascii="Georgia" w:hAnsi="Georgia" w:cstheme="minorHAnsi"/>
                <w:sz w:val="20"/>
                <w:lang w:val="pt-BR"/>
              </w:rPr>
              <w:t> </w:t>
            </w:r>
            <w:r w:rsidR="00516B4B" w:rsidRPr="00383F33">
              <w:rPr>
                <w:rFonts w:ascii="Georgia" w:hAnsi="Georgia" w:cstheme="minorHAnsi"/>
                <w:bCs/>
                <w:sz w:val="20"/>
                <w:lang w:val="pt-BR"/>
              </w:rPr>
              <w:t xml:space="preserve">reconhece e aceita que a assinatura </w:t>
            </w:r>
            <w:r w:rsidR="00A10680" w:rsidRPr="00383F33">
              <w:rPr>
                <w:rFonts w:ascii="Georgia" w:hAnsi="Georgia" w:cstheme="minorHAnsi"/>
                <w:bCs/>
                <w:sz w:val="20"/>
                <w:lang w:val="pt-BR"/>
              </w:rPr>
              <w:t>deste</w:t>
            </w:r>
            <w:r w:rsidR="00516B4B" w:rsidRPr="00383F33">
              <w:rPr>
                <w:rFonts w:ascii="Georgia" w:hAnsi="Georgia" w:cstheme="minorHAnsi"/>
                <w:bCs/>
                <w:sz w:val="20"/>
                <w:lang w:val="pt-BR"/>
              </w:rPr>
              <w:t xml:space="preserve"> </w:t>
            </w:r>
            <w:r w:rsidR="008B688F" w:rsidRPr="00383F33">
              <w:rPr>
                <w:rFonts w:ascii="Georgia" w:hAnsi="Georgia" w:cstheme="minorHAnsi"/>
                <w:bCs/>
                <w:sz w:val="20"/>
                <w:lang w:val="pt-BR"/>
              </w:rPr>
              <w:t>Boletim de Subscrição</w:t>
            </w:r>
            <w:r w:rsidR="00516B4B" w:rsidRPr="00383F33">
              <w:rPr>
                <w:rFonts w:ascii="Georgia" w:hAnsi="Georgia" w:cstheme="minorHAnsi"/>
                <w:bCs/>
                <w:sz w:val="20"/>
                <w:lang w:val="pt-BR"/>
              </w:rPr>
              <w:t xml:space="preserve"> </w:t>
            </w:r>
            <w:r w:rsidR="00762815">
              <w:rPr>
                <w:rFonts w:ascii="Georgia" w:hAnsi="Georgia" w:cstheme="minorHAnsi"/>
                <w:bCs/>
                <w:sz w:val="20"/>
                <w:lang w:val="pt-BR"/>
              </w:rPr>
              <w:t>seja</w:t>
            </w:r>
            <w:r w:rsidR="00516B4B" w:rsidRPr="00383F33">
              <w:rPr>
                <w:rFonts w:ascii="Georgia" w:hAnsi="Georgia" w:cstheme="minorHAnsi"/>
                <w:bCs/>
                <w:sz w:val="20"/>
                <w:lang w:val="pt-BR"/>
              </w:rPr>
              <w:t xml:space="preserve"> realizada por meio de qualquer ferramenta passível de verificação da vontade das partes e de comprovação de autoria, ainda que tal ferramenta não utilize certificados emitidos pela Infraestrutura de Chaves Públicas Brasileira</w:t>
            </w:r>
            <w:r w:rsidR="00E1743F" w:rsidRPr="00383F33">
              <w:rPr>
                <w:rFonts w:ascii="Georgia" w:hAnsi="Georgia" w:cstheme="minorHAnsi"/>
                <w:bCs/>
                <w:sz w:val="20"/>
                <w:lang w:val="pt-BR"/>
              </w:rPr>
              <w:t> </w:t>
            </w:r>
            <w:r w:rsidR="00516B4B" w:rsidRPr="00383F33">
              <w:rPr>
                <w:rFonts w:ascii="Georgia" w:hAnsi="Georgia" w:cstheme="minorHAnsi"/>
                <w:bCs/>
                <w:sz w:val="20"/>
                <w:lang w:val="pt-BR"/>
              </w:rPr>
              <w:t>–</w:t>
            </w:r>
            <w:r w:rsidR="00E1743F" w:rsidRPr="00383F33">
              <w:rPr>
                <w:rFonts w:ascii="Georgia" w:hAnsi="Georgia" w:cstheme="minorHAnsi"/>
                <w:bCs/>
                <w:sz w:val="20"/>
                <w:lang w:val="pt-BR"/>
              </w:rPr>
              <w:t> </w:t>
            </w:r>
            <w:r w:rsidR="00516B4B" w:rsidRPr="00383F33">
              <w:rPr>
                <w:rFonts w:ascii="Georgia" w:hAnsi="Georgia" w:cstheme="minorHAnsi"/>
                <w:bCs/>
                <w:sz w:val="20"/>
                <w:lang w:val="pt-BR"/>
              </w:rPr>
              <w:t>ICP-Brasil, nos termos do artigo 10, §2º, da Medida Provisória nº 2.200-2, de 24 de agosto de 2001.</w:t>
            </w:r>
          </w:p>
        </w:tc>
      </w:tr>
    </w:tbl>
    <w:p w14:paraId="3AADE280" w14:textId="77777777" w:rsidR="00A74AB6" w:rsidRPr="00383F33" w:rsidRDefault="00A74AB6" w:rsidP="00383F33">
      <w:pPr>
        <w:spacing w:line="288" w:lineRule="auto"/>
        <w:rPr>
          <w:rFonts w:ascii="Georgia" w:hAnsi="Georgia" w:cstheme="minorHAnsi"/>
          <w:sz w:val="22"/>
          <w:szCs w:val="22"/>
          <w:lang w:val="pt-BR"/>
        </w:rPr>
      </w:pPr>
    </w:p>
    <w:tbl>
      <w:tblPr>
        <w:tblW w:w="5000"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70" w:type="dxa"/>
          <w:right w:w="70" w:type="dxa"/>
        </w:tblCellMar>
        <w:tblLook w:val="04A0" w:firstRow="1" w:lastRow="0" w:firstColumn="1" w:lastColumn="0" w:noHBand="0" w:noVBand="1"/>
      </w:tblPr>
      <w:tblGrid>
        <w:gridCol w:w="4798"/>
        <w:gridCol w:w="4939"/>
      </w:tblGrid>
      <w:tr w:rsidR="00A74AB6" w:rsidRPr="00861848" w14:paraId="73CB7494" w14:textId="77777777" w:rsidTr="00516B4B">
        <w:trPr>
          <w:trHeight w:val="741"/>
          <w:jc w:val="center"/>
        </w:trPr>
        <w:tc>
          <w:tcPr>
            <w:tcW w:w="2464" w:type="pct"/>
            <w:tcBorders>
              <w:top w:val="single" w:sz="4" w:space="0" w:color="auto"/>
              <w:left w:val="single" w:sz="4" w:space="0" w:color="auto"/>
              <w:bottom w:val="single" w:sz="4" w:space="0" w:color="auto"/>
              <w:right w:val="single" w:sz="4" w:space="0" w:color="auto"/>
            </w:tcBorders>
          </w:tcPr>
          <w:p w14:paraId="5F34A22B" w14:textId="3837858A" w:rsidR="00A74AB6" w:rsidRPr="00383F33" w:rsidRDefault="00A74AB6" w:rsidP="00383F33">
            <w:pPr>
              <w:spacing w:line="288" w:lineRule="auto"/>
              <w:jc w:val="center"/>
              <w:rPr>
                <w:rFonts w:ascii="Georgia" w:hAnsi="Georgia" w:cstheme="minorHAnsi"/>
                <w:sz w:val="20"/>
                <w:lang w:val="pt-BR"/>
              </w:rPr>
            </w:pPr>
            <w:r w:rsidRPr="00383F33">
              <w:rPr>
                <w:rFonts w:ascii="Georgia" w:hAnsi="Georgia" w:cstheme="minorHAnsi"/>
                <w:sz w:val="20"/>
                <w:lang w:val="pt-BR"/>
              </w:rPr>
              <w:lastRenderedPageBreak/>
              <w:t xml:space="preserve">São Paulo, </w:t>
            </w:r>
            <w:r w:rsidR="00A0592C">
              <w:rPr>
                <w:rFonts w:ascii="Georgia" w:hAnsi="Georgia" w:cstheme="minorHAnsi"/>
                <w:sz w:val="20"/>
                <w:lang w:val="pt-BR"/>
              </w:rPr>
              <w:t>2</w:t>
            </w:r>
            <w:ins w:id="50" w:author="Gabriel Garicoits" w:date="2024-02-22T17:45:00Z" w16du:dateUtc="2024-02-22T20:45:00Z">
              <w:r w:rsidR="00861848">
                <w:rPr>
                  <w:rFonts w:ascii="Georgia" w:hAnsi="Georgia" w:cstheme="minorHAnsi"/>
                  <w:sz w:val="20"/>
                  <w:lang w:val="pt-BR"/>
                </w:rPr>
                <w:t>3</w:t>
              </w:r>
            </w:ins>
            <w:del w:id="51" w:author="Gabriel Garicoits" w:date="2024-02-22T17:45:00Z" w16du:dateUtc="2024-02-22T20:45:00Z">
              <w:r w:rsidR="00A0592C" w:rsidDel="00861848">
                <w:rPr>
                  <w:rFonts w:ascii="Georgia" w:hAnsi="Georgia" w:cstheme="minorHAnsi"/>
                  <w:sz w:val="20"/>
                  <w:lang w:val="pt-BR"/>
                </w:rPr>
                <w:delText>2</w:delText>
              </w:r>
            </w:del>
            <w:r w:rsidR="00A0592C">
              <w:rPr>
                <w:rFonts w:ascii="Georgia" w:hAnsi="Georgia" w:cstheme="minorHAnsi"/>
                <w:sz w:val="20"/>
                <w:lang w:val="pt-BR"/>
              </w:rPr>
              <w:t xml:space="preserve"> de </w:t>
            </w:r>
            <w:ins w:id="52" w:author="Gabriel Garicoits" w:date="2024-02-22T17:45:00Z" w16du:dateUtc="2024-02-22T20:45:00Z">
              <w:r w:rsidR="00861848">
                <w:rPr>
                  <w:rFonts w:ascii="Georgia" w:hAnsi="Georgia" w:cstheme="minorHAnsi"/>
                  <w:sz w:val="20"/>
                  <w:lang w:val="pt-BR"/>
                </w:rPr>
                <w:t>fevereiro</w:t>
              </w:r>
            </w:ins>
            <w:del w:id="53" w:author="Gabriel Garicoits" w:date="2024-02-22T17:45:00Z" w16du:dateUtc="2024-02-22T20:45:00Z">
              <w:r w:rsidR="00A0592C" w:rsidDel="00861848">
                <w:rPr>
                  <w:rFonts w:ascii="Georgia" w:hAnsi="Georgia" w:cstheme="minorHAnsi"/>
                  <w:sz w:val="20"/>
                  <w:lang w:val="pt-BR"/>
                </w:rPr>
                <w:delText>Dezembro</w:delText>
              </w:r>
            </w:del>
            <w:r w:rsidR="00A0592C">
              <w:rPr>
                <w:rFonts w:ascii="Georgia" w:hAnsi="Georgia" w:cstheme="minorHAnsi"/>
                <w:sz w:val="20"/>
                <w:lang w:val="pt-BR"/>
              </w:rPr>
              <w:t xml:space="preserve"> de 202</w:t>
            </w:r>
            <w:ins w:id="54" w:author="Gabriel Garicoits" w:date="2024-02-22T17:45:00Z" w16du:dateUtc="2024-02-22T20:45:00Z">
              <w:r w:rsidR="00861848">
                <w:rPr>
                  <w:rFonts w:ascii="Georgia" w:hAnsi="Georgia" w:cstheme="minorHAnsi"/>
                  <w:sz w:val="20"/>
                  <w:lang w:val="pt-BR"/>
                </w:rPr>
                <w:t>4</w:t>
              </w:r>
            </w:ins>
            <w:del w:id="55" w:author="Gabriel Garicoits" w:date="2024-02-22T17:45:00Z" w16du:dateUtc="2024-02-22T20:45:00Z">
              <w:r w:rsidR="00A0592C" w:rsidDel="00861848">
                <w:rPr>
                  <w:rFonts w:ascii="Georgia" w:hAnsi="Georgia" w:cstheme="minorHAnsi"/>
                  <w:sz w:val="20"/>
                  <w:lang w:val="pt-BR"/>
                </w:rPr>
                <w:delText>3</w:delText>
              </w:r>
            </w:del>
            <w:r w:rsidR="00A0592C">
              <w:rPr>
                <w:rFonts w:ascii="Georgia" w:hAnsi="Georgia" w:cstheme="minorHAnsi"/>
                <w:sz w:val="20"/>
                <w:lang w:val="pt-BR"/>
              </w:rPr>
              <w:t>.</w:t>
            </w:r>
          </w:p>
          <w:p w14:paraId="013E3CC4" w14:textId="77777777" w:rsidR="00A74AB6" w:rsidRPr="00383F33" w:rsidRDefault="00A74AB6" w:rsidP="00383F33">
            <w:pPr>
              <w:spacing w:line="288" w:lineRule="auto"/>
              <w:rPr>
                <w:rFonts w:ascii="Georgia" w:hAnsi="Georgia" w:cstheme="minorHAnsi"/>
                <w:sz w:val="20"/>
                <w:lang w:val="pt-BR"/>
              </w:rPr>
            </w:pPr>
          </w:p>
          <w:p w14:paraId="3A2C2F43" w14:textId="77777777" w:rsidR="00731CBC" w:rsidRPr="00383F33" w:rsidRDefault="00731CBC" w:rsidP="00383F33">
            <w:pPr>
              <w:spacing w:line="288" w:lineRule="auto"/>
              <w:rPr>
                <w:rFonts w:ascii="Georgia" w:hAnsi="Georgia" w:cstheme="minorHAnsi"/>
                <w:sz w:val="20"/>
                <w:lang w:val="pt-BR"/>
              </w:rPr>
            </w:pPr>
          </w:p>
          <w:p w14:paraId="4BADE951" w14:textId="601C8D70" w:rsidR="00A74AB6" w:rsidRPr="00383F33" w:rsidRDefault="00A74AB6" w:rsidP="00383F33">
            <w:pPr>
              <w:spacing w:line="288" w:lineRule="auto"/>
              <w:jc w:val="center"/>
              <w:rPr>
                <w:rFonts w:ascii="Georgia" w:hAnsi="Georgia" w:cstheme="minorHAnsi"/>
                <w:sz w:val="20"/>
                <w:lang w:val="pt-BR"/>
              </w:rPr>
            </w:pPr>
            <w:r w:rsidRPr="00383F33">
              <w:rPr>
                <w:rFonts w:ascii="Georgia" w:hAnsi="Georgia" w:cstheme="minorHAnsi"/>
                <w:sz w:val="20"/>
                <w:lang w:val="pt-BR"/>
              </w:rPr>
              <w:t>________________________________</w:t>
            </w:r>
          </w:p>
          <w:p w14:paraId="539FA16E" w14:textId="2F585FA0" w:rsidR="00A74AB6" w:rsidRPr="00383F33" w:rsidRDefault="00A74AB6" w:rsidP="00383F33">
            <w:pPr>
              <w:spacing w:line="288" w:lineRule="auto"/>
              <w:jc w:val="center"/>
              <w:rPr>
                <w:rFonts w:ascii="Georgia" w:hAnsi="Georgia" w:cstheme="minorHAnsi"/>
                <w:b/>
                <w:sz w:val="20"/>
                <w:lang w:val="pt-BR"/>
              </w:rPr>
            </w:pPr>
            <w:r w:rsidRPr="00383F33">
              <w:rPr>
                <w:rFonts w:ascii="Georgia" w:hAnsi="Georgia" w:cstheme="minorHAnsi"/>
                <w:b/>
                <w:sz w:val="20"/>
                <w:lang w:val="pt-BR"/>
              </w:rPr>
              <w:t>BANCO DAYCOVAL S.A.</w:t>
            </w:r>
          </w:p>
        </w:tc>
        <w:tc>
          <w:tcPr>
            <w:tcW w:w="2536" w:type="pct"/>
            <w:tcBorders>
              <w:top w:val="single" w:sz="4" w:space="0" w:color="auto"/>
              <w:left w:val="single" w:sz="4" w:space="0" w:color="auto"/>
              <w:bottom w:val="single" w:sz="4" w:space="0" w:color="auto"/>
              <w:right w:val="single" w:sz="4" w:space="0" w:color="auto"/>
            </w:tcBorders>
          </w:tcPr>
          <w:p w14:paraId="4673EFD4" w14:textId="530632A1" w:rsidR="00A74AB6" w:rsidRPr="00383F33" w:rsidRDefault="00731CBC" w:rsidP="00383F33">
            <w:pPr>
              <w:spacing w:line="288" w:lineRule="auto"/>
              <w:jc w:val="center"/>
              <w:rPr>
                <w:rFonts w:ascii="Georgia" w:hAnsi="Georgia" w:cstheme="minorHAnsi"/>
                <w:sz w:val="20"/>
                <w:lang w:val="pt-BR"/>
              </w:rPr>
            </w:pPr>
            <w:r w:rsidRPr="00383F33">
              <w:rPr>
                <w:rFonts w:ascii="Georgia" w:hAnsi="Georgia" w:cstheme="minorHAnsi"/>
                <w:sz w:val="20"/>
                <w:lang w:val="pt-BR"/>
              </w:rPr>
              <w:t xml:space="preserve">São Paulo, </w:t>
            </w:r>
            <w:ins w:id="56" w:author="Gabriel Garicoits" w:date="2024-02-22T17:45:00Z" w16du:dateUtc="2024-02-22T20:45:00Z">
              <w:r w:rsidR="00861848">
                <w:rPr>
                  <w:rFonts w:ascii="Georgia" w:hAnsi="Georgia" w:cstheme="minorHAnsi"/>
                  <w:sz w:val="20"/>
                  <w:lang w:val="pt-BR"/>
                </w:rPr>
                <w:t>23 de fevereiro de 2024</w:t>
              </w:r>
            </w:ins>
            <w:del w:id="57" w:author="Gabriel Garicoits" w:date="2024-02-22T17:45:00Z" w16du:dateUtc="2024-02-22T20:45:00Z">
              <w:r w:rsidR="00A0592C" w:rsidDel="00861848">
                <w:rPr>
                  <w:rFonts w:ascii="Georgia" w:hAnsi="Georgia" w:cstheme="minorHAnsi"/>
                  <w:sz w:val="20"/>
                  <w:lang w:val="pt-BR"/>
                </w:rPr>
                <w:delText>22 de Dezembro de 2023</w:delText>
              </w:r>
            </w:del>
            <w:r w:rsidR="00A0592C">
              <w:rPr>
                <w:rFonts w:ascii="Georgia" w:hAnsi="Georgia" w:cstheme="minorHAnsi"/>
                <w:sz w:val="20"/>
                <w:lang w:val="pt-BR"/>
              </w:rPr>
              <w:t>.</w:t>
            </w:r>
          </w:p>
          <w:p w14:paraId="68C474B3" w14:textId="77777777" w:rsidR="00A74AB6" w:rsidRPr="00383F33" w:rsidRDefault="00A74AB6" w:rsidP="00383F33">
            <w:pPr>
              <w:spacing w:line="288" w:lineRule="auto"/>
              <w:rPr>
                <w:rFonts w:ascii="Georgia" w:hAnsi="Georgia" w:cstheme="minorHAnsi"/>
                <w:sz w:val="20"/>
                <w:lang w:val="pt-BR"/>
              </w:rPr>
            </w:pPr>
          </w:p>
          <w:p w14:paraId="0A424A62" w14:textId="77777777" w:rsidR="00731CBC" w:rsidRPr="00383F33" w:rsidRDefault="00731CBC" w:rsidP="00383F33">
            <w:pPr>
              <w:spacing w:line="288" w:lineRule="auto"/>
              <w:rPr>
                <w:rFonts w:ascii="Georgia" w:hAnsi="Georgia" w:cstheme="minorHAnsi"/>
                <w:sz w:val="20"/>
                <w:lang w:val="pt-BR"/>
              </w:rPr>
            </w:pPr>
          </w:p>
          <w:p w14:paraId="7892DCAA" w14:textId="3E9FF769" w:rsidR="00370D1B" w:rsidRPr="00383F33" w:rsidRDefault="00A74AB6" w:rsidP="00383F33">
            <w:pPr>
              <w:spacing w:line="288" w:lineRule="auto"/>
              <w:jc w:val="center"/>
              <w:rPr>
                <w:rFonts w:ascii="Georgia" w:hAnsi="Georgia"/>
                <w:sz w:val="20"/>
                <w:lang w:val="pt-BR"/>
              </w:rPr>
            </w:pPr>
            <w:r w:rsidRPr="00383F33">
              <w:rPr>
                <w:rFonts w:ascii="Georgia" w:hAnsi="Georgia" w:cstheme="minorHAnsi"/>
                <w:sz w:val="20"/>
                <w:lang w:val="pt-BR"/>
              </w:rPr>
              <w:t>_________________________________</w:t>
            </w:r>
          </w:p>
          <w:p w14:paraId="37F958AB" w14:textId="6922D462" w:rsidR="00A74AB6" w:rsidRPr="005F721B" w:rsidRDefault="005F721B" w:rsidP="00383F33">
            <w:pPr>
              <w:spacing w:line="288" w:lineRule="auto"/>
              <w:jc w:val="center"/>
              <w:rPr>
                <w:rFonts w:ascii="Georgia" w:hAnsi="Georgia" w:cstheme="minorHAnsi"/>
                <w:b/>
                <w:bCs/>
                <w:sz w:val="20"/>
                <w:lang w:val="pt-BR"/>
              </w:rPr>
            </w:pPr>
            <w:r w:rsidRPr="005F721B">
              <w:rPr>
                <w:b/>
                <w:bCs/>
                <w:lang w:val="pt-BR"/>
              </w:rPr>
              <w:t>M12 NEGRÃO FUNDO DE INVESTIMENTO EM COTAS DE FUNDOS DE INVESTIMENTO MULTIMERCADO CRÉDITO PRIVADO</w:t>
            </w:r>
          </w:p>
        </w:tc>
      </w:tr>
    </w:tbl>
    <w:p w14:paraId="494605EA" w14:textId="60922227" w:rsidR="00F770C8" w:rsidRPr="00383F33" w:rsidRDefault="00F770C8" w:rsidP="00383F33">
      <w:pPr>
        <w:spacing w:line="288" w:lineRule="auto"/>
        <w:jc w:val="left"/>
        <w:rPr>
          <w:rFonts w:ascii="Georgia" w:hAnsi="Georgia" w:cstheme="minorHAnsi"/>
          <w:b/>
          <w:sz w:val="22"/>
          <w:szCs w:val="22"/>
          <w:lang w:val="pt-BR"/>
        </w:rPr>
      </w:pPr>
      <w:bookmarkStart w:id="58" w:name="_DV_M0"/>
      <w:bookmarkStart w:id="59" w:name="_DV_M70"/>
      <w:bookmarkStart w:id="60" w:name="_DV_M148"/>
      <w:bookmarkStart w:id="61" w:name="_DV_M149"/>
      <w:bookmarkStart w:id="62" w:name="_DV_M150"/>
      <w:bookmarkStart w:id="63" w:name="_DV_M200"/>
      <w:bookmarkStart w:id="64" w:name="_DV_M116"/>
      <w:bookmarkStart w:id="65" w:name="_DV_M117"/>
      <w:bookmarkStart w:id="66" w:name="_DV_M118"/>
      <w:bookmarkStart w:id="67" w:name="_DV_M119"/>
      <w:bookmarkStart w:id="68" w:name="_DV_M120"/>
      <w:bookmarkStart w:id="69" w:name="_DV_M121"/>
      <w:bookmarkStart w:id="70" w:name="_DV_M122"/>
      <w:bookmarkStart w:id="71" w:name="_DV_M123"/>
      <w:bookmarkStart w:id="72" w:name="_DV_M124"/>
      <w:bookmarkStart w:id="73" w:name="_DV_M125"/>
      <w:bookmarkStart w:id="74" w:name="_DV_M126"/>
      <w:bookmarkStart w:id="75" w:name="_DV_M127"/>
      <w:bookmarkStart w:id="76" w:name="_DV_M128"/>
      <w:bookmarkStart w:id="77" w:name="_DV_M129"/>
      <w:bookmarkStart w:id="78" w:name="_DV_M130"/>
      <w:bookmarkStart w:id="79" w:name="_DV_M131"/>
      <w:bookmarkStart w:id="80" w:name="_DV_M94"/>
      <w:bookmarkStart w:id="81" w:name="_DV_M97"/>
      <w:bookmarkStart w:id="82" w:name="_DV_M98"/>
      <w:bookmarkStart w:id="83" w:name="_DV_M99"/>
      <w:bookmarkStart w:id="84" w:name="_DV_M100"/>
      <w:bookmarkStart w:id="85" w:name="_DV_M101"/>
      <w:bookmarkStart w:id="86" w:name="_DV_M102"/>
      <w:bookmarkStart w:id="87" w:name="_DV_M53"/>
      <w:bookmarkStart w:id="88" w:name="_DV_M64"/>
      <w:bookmarkStart w:id="89" w:name="_DV_M65"/>
      <w:bookmarkStart w:id="90" w:name="_DV_M201"/>
      <w:bookmarkStart w:id="91" w:name="_DV_M37"/>
      <w:bookmarkStart w:id="92" w:name="_DV_M38"/>
      <w:bookmarkStart w:id="93" w:name="_DV_M41"/>
      <w:bookmarkStart w:id="94" w:name="_DV_M42"/>
      <w:bookmarkStart w:id="95" w:name="_DV_M43"/>
      <w:bookmarkStart w:id="96" w:name="_DV_M44"/>
      <w:bookmarkStart w:id="97" w:name="_DV_M45"/>
      <w:bookmarkStart w:id="98" w:name="_DV_M46"/>
      <w:bookmarkStart w:id="99" w:name="_DV_M50"/>
      <w:bookmarkStart w:id="100" w:name="_DV_M52"/>
      <w:bookmarkStart w:id="101" w:name="_DV_M54"/>
      <w:bookmarkStart w:id="102" w:name="_DV_M55"/>
      <w:bookmarkStart w:id="103" w:name="_DV_M432"/>
      <w:bookmarkEnd w:id="58"/>
      <w:bookmarkEnd w:id="59"/>
      <w:bookmarkEnd w:id="60"/>
      <w:bookmarkEnd w:id="61"/>
      <w:bookmarkEnd w:id="62"/>
      <w:bookmarkEnd w:id="63"/>
      <w:bookmarkEnd w:id="64"/>
      <w:bookmarkEnd w:id="65"/>
      <w:bookmarkEnd w:id="66"/>
      <w:bookmarkEnd w:id="67"/>
      <w:bookmarkEnd w:id="68"/>
      <w:bookmarkEnd w:id="69"/>
      <w:bookmarkEnd w:id="70"/>
      <w:bookmarkEnd w:id="71"/>
      <w:bookmarkEnd w:id="72"/>
      <w:bookmarkEnd w:id="73"/>
      <w:bookmarkEnd w:id="74"/>
      <w:bookmarkEnd w:id="75"/>
      <w:bookmarkEnd w:id="76"/>
      <w:bookmarkEnd w:id="77"/>
      <w:bookmarkEnd w:id="78"/>
      <w:bookmarkEnd w:id="79"/>
      <w:bookmarkEnd w:id="80"/>
      <w:bookmarkEnd w:id="81"/>
      <w:bookmarkEnd w:id="82"/>
      <w:bookmarkEnd w:id="83"/>
      <w:bookmarkEnd w:id="84"/>
      <w:bookmarkEnd w:id="85"/>
      <w:bookmarkEnd w:id="86"/>
      <w:bookmarkEnd w:id="87"/>
      <w:bookmarkEnd w:id="88"/>
      <w:bookmarkEnd w:id="89"/>
      <w:bookmarkEnd w:id="90"/>
      <w:bookmarkEnd w:id="91"/>
      <w:bookmarkEnd w:id="92"/>
      <w:bookmarkEnd w:id="93"/>
      <w:bookmarkEnd w:id="94"/>
      <w:bookmarkEnd w:id="95"/>
      <w:bookmarkEnd w:id="96"/>
      <w:bookmarkEnd w:id="97"/>
      <w:bookmarkEnd w:id="98"/>
      <w:bookmarkEnd w:id="99"/>
      <w:bookmarkEnd w:id="100"/>
      <w:bookmarkEnd w:id="101"/>
      <w:bookmarkEnd w:id="102"/>
      <w:bookmarkEnd w:id="103"/>
      <w:r w:rsidRPr="005F721B">
        <w:rPr>
          <w:rFonts w:ascii="Georgia" w:hAnsi="Georgia"/>
          <w:sz w:val="22"/>
          <w:szCs w:val="22"/>
          <w:lang w:val="pt-BR"/>
        </w:rPr>
        <w:br w:type="page"/>
      </w:r>
    </w:p>
    <w:p w14:paraId="23298318" w14:textId="67460E9E" w:rsidR="00F770C8" w:rsidRPr="00383F33" w:rsidRDefault="00F770C8" w:rsidP="00383F33">
      <w:pPr>
        <w:spacing w:line="288" w:lineRule="auto"/>
        <w:jc w:val="center"/>
        <w:rPr>
          <w:rFonts w:ascii="Georgia" w:hAnsi="Georgia"/>
          <w:sz w:val="22"/>
          <w:szCs w:val="22"/>
          <w:lang w:val="pt-BR"/>
        </w:rPr>
      </w:pPr>
    </w:p>
    <w:sectPr w:rsidR="00F770C8" w:rsidRPr="00383F33" w:rsidSect="00A155D9">
      <w:headerReference w:type="default" r:id="rId17"/>
      <w:footerReference w:type="default" r:id="rId18"/>
      <w:headerReference w:type="first" r:id="rId19"/>
      <w:footerReference w:type="first" r:id="rId20"/>
      <w:pgSz w:w="11907" w:h="16840" w:code="9"/>
      <w:pgMar w:top="1440" w:right="1080" w:bottom="1440" w:left="1080" w:header="709" w:footer="709"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62BFBE9A" w14:textId="77777777" w:rsidR="00934B65" w:rsidRDefault="00934B65">
      <w:r>
        <w:separator/>
      </w:r>
    </w:p>
  </w:endnote>
  <w:endnote w:type="continuationSeparator" w:id="0">
    <w:p w14:paraId="26C2317C" w14:textId="77777777" w:rsidR="00934B65" w:rsidRDefault="00934B65">
      <w:r>
        <w:continuationSeparator/>
      </w:r>
    </w:p>
  </w:endnote>
  <w:endnote w:type="continuationNotice" w:id="1">
    <w:p w14:paraId="7AA1CFFF" w14:textId="77777777" w:rsidR="00934B65" w:rsidRDefault="00934B65"/>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Georgia">
    <w:panose1 w:val="02040502050405020303"/>
    <w:charset w:val="00"/>
    <w:family w:val="roman"/>
    <w:pitch w:val="variable"/>
    <w:sig w:usb0="00000287" w:usb1="00000000" w:usb2="00000000" w:usb3="00000000" w:csb0="0000009F" w:csb1="00000000"/>
  </w:font>
  <w:font w:name="Arial">
    <w:panose1 w:val="020B0604020202020204"/>
    <w:charset w:val="00"/>
    <w:family w:val="swiss"/>
    <w:pitch w:val="variable"/>
    <w:sig w:usb0="E0002EFF" w:usb1="C000785B" w:usb2="00000009" w:usb3="00000000" w:csb0="000001FF" w:csb1="00000000"/>
  </w:font>
  <w:font w:name="Frutiger Light">
    <w:altName w:val="Times New Roman"/>
    <w:panose1 w:val="00000000000000000000"/>
    <w:charset w:val="00"/>
    <w:family w:val="roman"/>
    <w:notTrueType/>
    <w:pitch w:val="variable"/>
    <w:sig w:usb0="00000003" w:usb1="00000000" w:usb2="00000000" w:usb3="00000000" w:csb0="00000001" w:csb1="00000000"/>
  </w:font>
  <w:font w:name="Trebuchet MS">
    <w:panose1 w:val="020B0603020202020204"/>
    <w:charset w:val="00"/>
    <w:family w:val="swiss"/>
    <w:pitch w:val="variable"/>
    <w:sig w:usb0="00000687" w:usb1="00000000" w:usb2="00000000" w:usb3="00000000" w:csb0="0000009F" w:csb1="00000000"/>
  </w:font>
  <w:font w:name="Tahoma">
    <w:panose1 w:val="020B0604030504040204"/>
    <w:charset w:val="00"/>
    <w:family w:val="swiss"/>
    <w:pitch w:val="variable"/>
    <w:sig w:usb0="E1002EFF" w:usb1="C000605B" w:usb2="00000029" w:usb3="00000000" w:csb0="000101FF" w:csb1="00000000"/>
  </w:font>
  <w:font w:name="Segoe UI">
    <w:panose1 w:val="020B0502040204020203"/>
    <w:charset w:val="00"/>
    <w:family w:val="swiss"/>
    <w:pitch w:val="variable"/>
    <w:sig w:usb0="E4002EFF" w:usb1="C000E47F"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Batang">
    <w:altName w:val="바탕"/>
    <w:panose1 w:val="02030600000101010101"/>
    <w:charset w:val="81"/>
    <w:family w:val="roman"/>
    <w:pitch w:val="variable"/>
    <w:sig w:usb0="B00002AF" w:usb1="69D77CFB" w:usb2="00000030" w:usb3="00000000" w:csb0="0008009F" w:csb1="00000000"/>
  </w:font>
  <w:font w:name="-apple-system">
    <w:altName w:val="Cambria"/>
    <w:panose1 w:val="00000000000000000000"/>
    <w:charset w:val="00"/>
    <w:family w:val="roman"/>
    <w:notTrueType/>
    <w:pitch w:val="default"/>
  </w:font>
  <w:font w:name="Arial Unicode MS">
    <w:panose1 w:val="020B0604020202020204"/>
    <w:charset w:val="80"/>
    <w:family w:val="swiss"/>
    <w:pitch w:val="variable"/>
    <w:sig w:usb0="F7FFAFFF" w:usb1="E9DFFFFF" w:usb2="0000003F" w:usb3="00000000" w:csb0="003F01FF"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sdt>
    <w:sdtPr>
      <w:rPr>
        <w:rFonts w:ascii="Georgia" w:hAnsi="Georgia"/>
        <w:sz w:val="20"/>
      </w:rPr>
      <w:id w:val="21831771"/>
      <w:docPartObj>
        <w:docPartGallery w:val="Page Numbers (Bottom of Page)"/>
        <w:docPartUnique/>
      </w:docPartObj>
    </w:sdtPr>
    <w:sdtEndPr/>
    <w:sdtContent>
      <w:p w14:paraId="3D41BA14" w14:textId="77777777" w:rsidR="00A155D9" w:rsidRPr="00A155D9" w:rsidRDefault="00A155D9" w:rsidP="001D66F1">
        <w:pPr>
          <w:pStyle w:val="Rodap"/>
          <w:spacing w:line="288" w:lineRule="auto"/>
          <w:jc w:val="right"/>
          <w:rPr>
            <w:rFonts w:ascii="Georgia" w:hAnsi="Georgia"/>
            <w:sz w:val="20"/>
          </w:rPr>
        </w:pPr>
      </w:p>
      <w:sdt>
        <w:sdtPr>
          <w:rPr>
            <w:rFonts w:ascii="Georgia" w:hAnsi="Georgia"/>
            <w:sz w:val="20"/>
          </w:rPr>
          <w:id w:val="-1850317799"/>
          <w:docPartObj>
            <w:docPartGallery w:val="Page Numbers (Top of Page)"/>
            <w:docPartUnique/>
          </w:docPartObj>
        </w:sdtPr>
        <w:sdtEndPr/>
        <w:sdtContent>
          <w:p w14:paraId="1D8C6975" w14:textId="77777777" w:rsidR="00A155D9" w:rsidRPr="00A155D9" w:rsidRDefault="00A155D9" w:rsidP="001D66F1">
            <w:pPr>
              <w:pStyle w:val="Rodap"/>
              <w:spacing w:line="288" w:lineRule="auto"/>
              <w:jc w:val="center"/>
              <w:rPr>
                <w:rFonts w:ascii="Georgia" w:hAnsi="Georgia"/>
                <w:sz w:val="20"/>
              </w:rPr>
            </w:pPr>
            <w:r w:rsidRPr="00B93C37">
              <w:rPr>
                <w:rFonts w:ascii="Georgia" w:hAnsi="Georgia" w:cstheme="minorHAnsi"/>
                <w:sz w:val="20"/>
                <w:lang w:val="pt-BR"/>
              </w:rPr>
              <w:t>Página</w:t>
            </w:r>
            <w:r w:rsidRPr="00A155D9">
              <w:rPr>
                <w:rFonts w:ascii="Georgia" w:hAnsi="Georgia" w:cstheme="minorHAnsi"/>
                <w:sz w:val="20"/>
              </w:rPr>
              <w:t xml:space="preserve"> </w:t>
            </w:r>
            <w:r w:rsidRPr="00A155D9">
              <w:rPr>
                <w:rFonts w:ascii="Georgia" w:hAnsi="Georgia" w:cstheme="minorHAnsi"/>
                <w:b/>
                <w:bCs/>
                <w:sz w:val="20"/>
              </w:rPr>
              <w:fldChar w:fldCharType="begin"/>
            </w:r>
            <w:r w:rsidRPr="00A155D9">
              <w:rPr>
                <w:rFonts w:ascii="Georgia" w:hAnsi="Georgia" w:cstheme="minorHAnsi"/>
                <w:b/>
                <w:bCs/>
                <w:sz w:val="20"/>
              </w:rPr>
              <w:instrText>PAGE</w:instrText>
            </w:r>
            <w:r w:rsidRPr="00A155D9">
              <w:rPr>
                <w:rFonts w:ascii="Georgia" w:hAnsi="Georgia" w:cstheme="minorHAnsi"/>
                <w:b/>
                <w:bCs/>
                <w:sz w:val="20"/>
              </w:rPr>
              <w:fldChar w:fldCharType="separate"/>
            </w:r>
            <w:r>
              <w:rPr>
                <w:rFonts w:ascii="Georgia" w:hAnsi="Georgia" w:cstheme="minorHAnsi"/>
                <w:b/>
                <w:bCs/>
                <w:sz w:val="20"/>
              </w:rPr>
              <w:t>1</w:t>
            </w:r>
            <w:r w:rsidRPr="00A155D9">
              <w:rPr>
                <w:rFonts w:ascii="Georgia" w:hAnsi="Georgia" w:cstheme="minorHAnsi"/>
                <w:b/>
                <w:bCs/>
                <w:sz w:val="20"/>
              </w:rPr>
              <w:fldChar w:fldCharType="end"/>
            </w:r>
            <w:r w:rsidRPr="00A155D9">
              <w:rPr>
                <w:rFonts w:ascii="Georgia" w:hAnsi="Georgia" w:cstheme="minorHAnsi"/>
                <w:sz w:val="20"/>
              </w:rPr>
              <w:t xml:space="preserve"> de </w:t>
            </w:r>
            <w:r w:rsidRPr="00A155D9">
              <w:rPr>
                <w:rFonts w:ascii="Georgia" w:hAnsi="Georgia" w:cstheme="minorHAnsi"/>
                <w:b/>
                <w:bCs/>
                <w:sz w:val="20"/>
              </w:rPr>
              <w:fldChar w:fldCharType="begin"/>
            </w:r>
            <w:r w:rsidRPr="00A155D9">
              <w:rPr>
                <w:rFonts w:ascii="Georgia" w:hAnsi="Georgia" w:cstheme="minorHAnsi"/>
                <w:b/>
                <w:bCs/>
                <w:sz w:val="20"/>
              </w:rPr>
              <w:instrText>NUMPAGES</w:instrText>
            </w:r>
            <w:r w:rsidRPr="00A155D9">
              <w:rPr>
                <w:rFonts w:ascii="Georgia" w:hAnsi="Georgia" w:cstheme="minorHAnsi"/>
                <w:b/>
                <w:bCs/>
                <w:sz w:val="20"/>
              </w:rPr>
              <w:fldChar w:fldCharType="separate"/>
            </w:r>
            <w:r>
              <w:rPr>
                <w:rFonts w:ascii="Georgia" w:hAnsi="Georgia" w:cstheme="minorHAnsi"/>
                <w:b/>
                <w:bCs/>
                <w:sz w:val="20"/>
              </w:rPr>
              <w:t>9</w:t>
            </w:r>
            <w:r w:rsidRPr="00A155D9">
              <w:rPr>
                <w:rFonts w:ascii="Georgia" w:hAnsi="Georgia" w:cstheme="minorHAnsi"/>
                <w:b/>
                <w:bCs/>
                <w:sz w:val="20"/>
              </w:rPr>
              <w:fldChar w:fldCharType="end"/>
            </w:r>
          </w:p>
        </w:sdtContent>
      </w:sdt>
    </w:sdtContent>
  </w:sdt>
  <w:p w14:paraId="2EB67F54" w14:textId="77777777" w:rsidR="00A155D9" w:rsidRPr="00A155D9" w:rsidRDefault="00A155D9" w:rsidP="001D66F1">
    <w:pPr>
      <w:pStyle w:val="Rodap"/>
      <w:spacing w:line="288" w:lineRule="auto"/>
      <w:jc w:val="right"/>
      <w:rPr>
        <w:rFonts w:ascii="Georgia" w:hAnsi="Georgia" w:cs="Tahoma"/>
        <w:sz w:val="20"/>
      </w:rP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sdt>
    <w:sdtPr>
      <w:rPr>
        <w:rFonts w:ascii="Georgia" w:hAnsi="Georgia"/>
        <w:sz w:val="20"/>
      </w:rPr>
      <w:id w:val="-615525063"/>
      <w:docPartObj>
        <w:docPartGallery w:val="Page Numbers (Bottom of Page)"/>
        <w:docPartUnique/>
      </w:docPartObj>
    </w:sdtPr>
    <w:sdtEndPr/>
    <w:sdtContent>
      <w:p w14:paraId="75118FD5" w14:textId="77777777" w:rsidR="00BF6041" w:rsidRPr="00A155D9" w:rsidRDefault="00BF6041" w:rsidP="00EF5D2B">
        <w:pPr>
          <w:pStyle w:val="Rodap"/>
          <w:spacing w:line="288" w:lineRule="auto"/>
          <w:jc w:val="right"/>
          <w:rPr>
            <w:rFonts w:ascii="Georgia" w:hAnsi="Georgia"/>
            <w:sz w:val="20"/>
          </w:rPr>
        </w:pPr>
      </w:p>
      <w:sdt>
        <w:sdtPr>
          <w:rPr>
            <w:rFonts w:ascii="Georgia" w:hAnsi="Georgia"/>
            <w:sz w:val="20"/>
          </w:rPr>
          <w:id w:val="1728636285"/>
          <w:docPartObj>
            <w:docPartGallery w:val="Page Numbers (Top of Page)"/>
            <w:docPartUnique/>
          </w:docPartObj>
        </w:sdtPr>
        <w:sdtEndPr/>
        <w:sdtContent>
          <w:p w14:paraId="16D6AA31" w14:textId="77777777" w:rsidR="007207E6" w:rsidRPr="00A155D9" w:rsidRDefault="007207E6">
            <w:pPr>
              <w:pStyle w:val="Rodap"/>
              <w:jc w:val="center"/>
              <w:rPr>
                <w:rFonts w:ascii="Georgia" w:hAnsi="Georgia"/>
                <w:sz w:val="20"/>
              </w:rPr>
            </w:pPr>
            <w:proofErr w:type="spellStart"/>
            <w:r w:rsidRPr="00A155D9">
              <w:rPr>
                <w:rFonts w:ascii="Georgia" w:hAnsi="Georgia" w:cstheme="minorHAnsi"/>
                <w:sz w:val="20"/>
              </w:rPr>
              <w:t>Página</w:t>
            </w:r>
            <w:proofErr w:type="spellEnd"/>
            <w:r w:rsidRPr="00A155D9">
              <w:rPr>
                <w:rFonts w:ascii="Georgia" w:hAnsi="Georgia" w:cstheme="minorHAnsi"/>
                <w:sz w:val="20"/>
              </w:rPr>
              <w:t xml:space="preserve"> </w:t>
            </w:r>
            <w:r w:rsidRPr="00A155D9">
              <w:rPr>
                <w:rFonts w:ascii="Georgia" w:hAnsi="Georgia" w:cstheme="minorHAnsi"/>
                <w:b/>
                <w:bCs/>
                <w:sz w:val="20"/>
              </w:rPr>
              <w:fldChar w:fldCharType="begin"/>
            </w:r>
            <w:r w:rsidRPr="00A155D9">
              <w:rPr>
                <w:rFonts w:ascii="Georgia" w:hAnsi="Georgia" w:cstheme="minorHAnsi"/>
                <w:b/>
                <w:bCs/>
                <w:sz w:val="20"/>
              </w:rPr>
              <w:instrText>PAGE</w:instrText>
            </w:r>
            <w:r w:rsidRPr="00A155D9">
              <w:rPr>
                <w:rFonts w:ascii="Georgia" w:hAnsi="Georgia" w:cstheme="minorHAnsi"/>
                <w:b/>
                <w:bCs/>
                <w:sz w:val="20"/>
              </w:rPr>
              <w:fldChar w:fldCharType="separate"/>
            </w:r>
            <w:r w:rsidR="009B1D65" w:rsidRPr="00A155D9">
              <w:rPr>
                <w:rFonts w:ascii="Georgia" w:hAnsi="Georgia" w:cstheme="minorHAnsi"/>
                <w:b/>
                <w:bCs/>
                <w:noProof/>
                <w:sz w:val="20"/>
              </w:rPr>
              <w:t>1</w:t>
            </w:r>
            <w:r w:rsidRPr="00A155D9">
              <w:rPr>
                <w:rFonts w:ascii="Georgia" w:hAnsi="Georgia" w:cstheme="minorHAnsi"/>
                <w:b/>
                <w:bCs/>
                <w:sz w:val="20"/>
              </w:rPr>
              <w:fldChar w:fldCharType="end"/>
            </w:r>
            <w:r w:rsidRPr="00A155D9">
              <w:rPr>
                <w:rFonts w:ascii="Georgia" w:hAnsi="Georgia" w:cstheme="minorHAnsi"/>
                <w:sz w:val="20"/>
              </w:rPr>
              <w:t xml:space="preserve"> de </w:t>
            </w:r>
            <w:r w:rsidRPr="00A155D9">
              <w:rPr>
                <w:rFonts w:ascii="Georgia" w:hAnsi="Georgia" w:cstheme="minorHAnsi"/>
                <w:b/>
                <w:bCs/>
                <w:sz w:val="20"/>
              </w:rPr>
              <w:fldChar w:fldCharType="begin"/>
            </w:r>
            <w:r w:rsidRPr="00A155D9">
              <w:rPr>
                <w:rFonts w:ascii="Georgia" w:hAnsi="Georgia" w:cstheme="minorHAnsi"/>
                <w:b/>
                <w:bCs/>
                <w:sz w:val="20"/>
              </w:rPr>
              <w:instrText>NUMPAGES</w:instrText>
            </w:r>
            <w:r w:rsidRPr="00A155D9">
              <w:rPr>
                <w:rFonts w:ascii="Georgia" w:hAnsi="Georgia" w:cstheme="minorHAnsi"/>
                <w:b/>
                <w:bCs/>
                <w:sz w:val="20"/>
              </w:rPr>
              <w:fldChar w:fldCharType="separate"/>
            </w:r>
            <w:r w:rsidR="009B1D65" w:rsidRPr="00A155D9">
              <w:rPr>
                <w:rFonts w:ascii="Georgia" w:hAnsi="Georgia" w:cstheme="minorHAnsi"/>
                <w:b/>
                <w:bCs/>
                <w:noProof/>
                <w:sz w:val="20"/>
              </w:rPr>
              <w:t>4</w:t>
            </w:r>
            <w:r w:rsidRPr="00A155D9">
              <w:rPr>
                <w:rFonts w:ascii="Georgia" w:hAnsi="Georgia" w:cstheme="minorHAnsi"/>
                <w:b/>
                <w:bCs/>
                <w:sz w:val="20"/>
              </w:rPr>
              <w:fldChar w:fldCharType="end"/>
            </w:r>
          </w:p>
        </w:sdtContent>
      </w:sdt>
    </w:sdtContent>
  </w:sdt>
  <w:p w14:paraId="077A885D" w14:textId="444BE69A" w:rsidR="009935EC" w:rsidRPr="00A155D9" w:rsidRDefault="009935EC" w:rsidP="00EF5D2B">
    <w:pPr>
      <w:pStyle w:val="Rodap"/>
      <w:spacing w:line="288" w:lineRule="auto"/>
      <w:jc w:val="right"/>
      <w:rPr>
        <w:rFonts w:ascii="Georgia" w:hAnsi="Georgia" w:cs="Tahoma"/>
        <w:sz w:val="20"/>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169AD727" w14:textId="77777777" w:rsidR="00934B65" w:rsidRDefault="00934B65">
      <w:r>
        <w:separator/>
      </w:r>
    </w:p>
  </w:footnote>
  <w:footnote w:type="continuationSeparator" w:id="0">
    <w:p w14:paraId="2CA384AA" w14:textId="77777777" w:rsidR="00934B65" w:rsidRDefault="00934B65">
      <w:r>
        <w:continuationSeparator/>
      </w:r>
    </w:p>
  </w:footnote>
  <w:footnote w:type="continuationNotice" w:id="1">
    <w:p w14:paraId="66D725AB" w14:textId="77777777" w:rsidR="00934B65" w:rsidRDefault="00934B65"/>
  </w:footnote>
  <w:footnote w:id="2">
    <w:p w14:paraId="5F72A74C" w14:textId="545A2EAD" w:rsidR="00433DF8" w:rsidRPr="0087790D" w:rsidRDefault="00433DF8" w:rsidP="00433DF8">
      <w:pPr>
        <w:pStyle w:val="Textodenotaderodap"/>
        <w:rPr>
          <w:lang w:val="pt-BR"/>
        </w:rPr>
      </w:pPr>
      <w:r w:rsidRPr="00464BFB">
        <w:rPr>
          <w:rStyle w:val="Refdenotaderodap"/>
          <w:rFonts w:ascii="Georgia" w:hAnsi="Georgia"/>
        </w:rPr>
        <w:footnoteRef/>
      </w:r>
      <w:r w:rsidRPr="0087790D">
        <w:rPr>
          <w:lang w:val="pt-BR"/>
        </w:rPr>
        <w:t xml:space="preserve"> </w:t>
      </w:r>
      <w:r w:rsidR="002B5CE8" w:rsidRPr="0087790D">
        <w:rPr>
          <w:lang w:val="pt-BR"/>
        </w:rPr>
        <w:t xml:space="preserve">Aplicável somente caso a Oferta seja realizada nos termos da Resolução CVM nº 160/22 e seja permitida </w:t>
      </w:r>
      <w:r w:rsidR="002B5CE8" w:rsidRPr="0087790D">
        <w:rPr>
          <w:bCs/>
          <w:lang w:val="pt-BR"/>
        </w:rPr>
        <w:t>a distribuição parcial das Cotas</w:t>
      </w:r>
      <w:r w:rsidR="002B5CE8" w:rsidRPr="0087790D">
        <w:rPr>
          <w:lang w:val="pt-BR"/>
        </w:rPr>
        <w:t xml:space="preserve">. </w:t>
      </w:r>
      <w:r w:rsidRPr="0087790D">
        <w:rPr>
          <w:lang w:val="pt-BR"/>
        </w:rPr>
        <w:t xml:space="preserve">Caso as Cotas sejam destinadas a investidores profissionais, o campo “Distribuição Parcial” </w:t>
      </w:r>
      <w:r w:rsidR="00767171" w:rsidRPr="0087790D">
        <w:rPr>
          <w:lang w:val="pt-BR"/>
        </w:rPr>
        <w:t>poderá ser dispensado</w:t>
      </w:r>
      <w:r w:rsidRPr="0087790D">
        <w:rPr>
          <w:lang w:val="pt-BR"/>
        </w:rPr>
        <w:t>, respeitado o</w:t>
      </w:r>
      <w:r w:rsidR="00BA7335" w:rsidRPr="0087790D">
        <w:rPr>
          <w:lang w:val="pt-BR"/>
        </w:rPr>
        <w:t xml:space="preserve"> que </w:t>
      </w:r>
      <w:r w:rsidR="002B5CE8" w:rsidRPr="0087790D">
        <w:rPr>
          <w:lang w:val="pt-BR"/>
        </w:rPr>
        <w:t xml:space="preserve">dispuser </w:t>
      </w:r>
      <w:r w:rsidRPr="0087790D">
        <w:rPr>
          <w:lang w:val="pt-BR"/>
        </w:rPr>
        <w:t>o Regulamento.</w:t>
      </w:r>
    </w:p>
    <w:p w14:paraId="31F48F1F" w14:textId="77777777" w:rsidR="00BA7335" w:rsidRPr="00464BFB" w:rsidRDefault="00BA7335" w:rsidP="00433DF8">
      <w:pPr>
        <w:pStyle w:val="Textodenotaderodap"/>
        <w:rPr>
          <w:rFonts w:ascii="Georgia" w:hAnsi="Georgia"/>
          <w:lang w:val="pt-BR"/>
        </w:rPr>
      </w:pPr>
    </w:p>
  </w:footnote>
  <w:footnote w:id="3">
    <w:p w14:paraId="72CC10D2" w14:textId="632165F1" w:rsidR="00671096" w:rsidRPr="00671096" w:rsidRDefault="00671096">
      <w:pPr>
        <w:pStyle w:val="Textodenotaderodap"/>
        <w:rPr>
          <w:lang w:val="pt-BR"/>
        </w:rPr>
      </w:pPr>
      <w:r>
        <w:rPr>
          <w:rStyle w:val="Refdenotaderodap"/>
        </w:rPr>
        <w:footnoteRef/>
      </w:r>
      <w:r w:rsidRPr="005A1670">
        <w:rPr>
          <w:lang w:val="pt-BR"/>
        </w:rPr>
        <w:t xml:space="preserve"> </w:t>
      </w:r>
      <w:r w:rsidR="005A1670">
        <w:rPr>
          <w:lang w:val="pt-BR"/>
        </w:rPr>
        <w:t>Conforme art. 10 do Anexo II da ICVM 175/22</w:t>
      </w:r>
      <w:r w:rsidR="00C87273">
        <w:rPr>
          <w:lang w:val="pt-BR"/>
        </w:rPr>
        <w:t xml:space="preserve">, esses </w:t>
      </w:r>
      <w:r w:rsidR="00C87273" w:rsidRPr="00115F98">
        <w:rPr>
          <w:lang w:val="pt-BR"/>
        </w:rPr>
        <w:t>os valores devem ser imediatamente restituídos aos subscritores, acrescidos proporcionalmente dos rendimentos auferidos pelas aplicações dos valores, líquidos de encargos e tributos.</w:t>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7DC2F5D2" w14:textId="77777777" w:rsidR="0066064F" w:rsidRPr="008E7A2E" w:rsidRDefault="0066064F" w:rsidP="0066064F">
    <w:pPr>
      <w:pStyle w:val="Cabealho"/>
      <w:jc w:val="left"/>
      <w:rPr>
        <w:rFonts w:ascii="Georgia" w:hAnsi="Georgia"/>
        <w:bCs/>
        <w:sz w:val="22"/>
        <w:szCs w:val="22"/>
      </w:rPr>
    </w:pPr>
    <w:proofErr w:type="spellStart"/>
    <w:r w:rsidRPr="008E7A2E">
      <w:rPr>
        <w:rFonts w:ascii="Georgia" w:hAnsi="Georgia"/>
        <w:b/>
        <w:bCs/>
        <w:sz w:val="22"/>
        <w:szCs w:val="22"/>
      </w:rPr>
      <w:t>Versão</w:t>
    </w:r>
    <w:proofErr w:type="spellEnd"/>
    <w:r w:rsidRPr="008E7A2E">
      <w:rPr>
        <w:rFonts w:ascii="Georgia" w:hAnsi="Georgia"/>
        <w:b/>
        <w:bCs/>
        <w:sz w:val="22"/>
        <w:szCs w:val="22"/>
      </w:rPr>
      <w:t>:</w:t>
    </w:r>
    <w:r w:rsidRPr="008E7A2E">
      <w:rPr>
        <w:rFonts w:ascii="Georgia" w:hAnsi="Georgia"/>
        <w:bCs/>
        <w:sz w:val="22"/>
        <w:szCs w:val="22"/>
      </w:rPr>
      <w:t xml:space="preserve"> [</w:t>
    </w:r>
    <w:r w:rsidRPr="00D313A0">
      <w:rPr>
        <w:rFonts w:ascii="Georgia" w:hAnsi="Georgia"/>
        <w:b/>
        <w:bCs/>
        <w:sz w:val="22"/>
        <w:szCs w:val="22"/>
      </w:rPr>
      <w:t>2</w:t>
    </w:r>
    <w:r w:rsidRPr="008E7A2E">
      <w:rPr>
        <w:rFonts w:ascii="Georgia" w:hAnsi="Georgia"/>
        <w:b/>
        <w:bCs/>
        <w:sz w:val="22"/>
        <w:szCs w:val="22"/>
      </w:rPr>
      <w:t>.</w:t>
    </w:r>
    <w:r w:rsidRPr="00D313A0">
      <w:rPr>
        <w:rFonts w:ascii="Georgia" w:hAnsi="Georgia"/>
        <w:b/>
        <w:bCs/>
        <w:sz w:val="22"/>
        <w:szCs w:val="22"/>
      </w:rPr>
      <w:t>8</w:t>
    </w:r>
    <w:r w:rsidRPr="008E7A2E">
      <w:rPr>
        <w:rFonts w:ascii="Georgia" w:hAnsi="Georgia"/>
        <w:b/>
        <w:bCs/>
        <w:sz w:val="22"/>
        <w:szCs w:val="22"/>
      </w:rPr>
      <w:t>.2023</w:t>
    </w:r>
    <w:r w:rsidRPr="008E7A2E">
      <w:rPr>
        <w:rFonts w:ascii="Georgia" w:hAnsi="Georgia"/>
        <w:bCs/>
        <w:sz w:val="22"/>
        <w:szCs w:val="22"/>
      </w:rPr>
      <w:t>]</w:t>
    </w:r>
  </w:p>
  <w:p w14:paraId="36893C0A" w14:textId="31BB40D0" w:rsidR="000E4657" w:rsidRDefault="00861848">
    <w:pPr>
      <w:pStyle w:val="Cabealho"/>
    </w:pPr>
    <w:r>
      <w:rPr>
        <w:noProof/>
      </w:rPr>
      <w:pict w14:anchorId="36CB5651">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s1025" type="#_x0000_t75" alt="Texto preto sobre fundo branco&#10;&#10;&#10;&#10;&#10;&#10;&#10;&#10;Descrição gerada automaticamente" style="position:absolute;left:0;text-align:left;margin-left:-57.85pt;margin-top:-39.4pt;width:578.85pt;height:814.55pt;z-index:-251658752;mso-wrap-edited:f;mso-width-percent:0;mso-height-percent:0;mso-position-horizontal-relative:margin;mso-position-vertical-relative:margin;mso-width-percent:0;mso-height-percent:0" o:allowincell="f">
          <v:imagedata r:id="rId1" o:title="PAPEL_TIMBRADO"/>
          <w10:wrap anchorx="margin" anchory="margin"/>
        </v:shape>
      </w:pic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42F12B80" w14:textId="3FD3C95A" w:rsidR="009935EC" w:rsidRPr="001E1088" w:rsidRDefault="009935EC" w:rsidP="001E1088">
    <w:pPr>
      <w:pStyle w:val="Cabealho"/>
      <w:jc w:val="right"/>
      <w:rPr>
        <w:lang w:val="pt-BR"/>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D0104AB"/>
    <w:multiLevelType w:val="hybridMultilevel"/>
    <w:tmpl w:val="62049CC2"/>
    <w:lvl w:ilvl="0" w:tplc="0416000F">
      <w:start w:val="1"/>
      <w:numFmt w:val="decimal"/>
      <w:lvlText w:val="%1."/>
      <w:lvlJc w:val="left"/>
      <w:pPr>
        <w:ind w:left="720" w:hanging="360"/>
      </w:p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1" w15:restartNumberingAfterBreak="0">
    <w:nsid w:val="15C600DD"/>
    <w:multiLevelType w:val="hybridMultilevel"/>
    <w:tmpl w:val="C7F6B568"/>
    <w:lvl w:ilvl="0" w:tplc="7C6E17C8">
      <w:numFmt w:val="bullet"/>
      <w:lvlText w:val=""/>
      <w:lvlJc w:val="left"/>
      <w:pPr>
        <w:ind w:left="720" w:hanging="360"/>
      </w:pPr>
      <w:rPr>
        <w:rFonts w:ascii="Symbol" w:eastAsia="Times New Roman" w:hAnsi="Symbol" w:cstheme="minorHAnsi"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2" w15:restartNumberingAfterBreak="0">
    <w:nsid w:val="1A4917BF"/>
    <w:multiLevelType w:val="hybridMultilevel"/>
    <w:tmpl w:val="7A7EC42E"/>
    <w:lvl w:ilvl="0" w:tplc="04160001">
      <w:start w:val="1"/>
      <w:numFmt w:val="bullet"/>
      <w:lvlText w:val=""/>
      <w:lvlJc w:val="left"/>
      <w:pPr>
        <w:ind w:left="720" w:hanging="360"/>
      </w:pPr>
      <w:rPr>
        <w:rFonts w:ascii="Symbol" w:hAnsi="Symbol"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3" w15:restartNumberingAfterBreak="0">
    <w:nsid w:val="1BD55FEA"/>
    <w:multiLevelType w:val="hybridMultilevel"/>
    <w:tmpl w:val="A978D5D6"/>
    <w:lvl w:ilvl="0" w:tplc="04160001">
      <w:start w:val="1"/>
      <w:numFmt w:val="bullet"/>
      <w:lvlText w:val=""/>
      <w:lvlJc w:val="left"/>
      <w:pPr>
        <w:ind w:left="720" w:hanging="360"/>
      </w:pPr>
      <w:rPr>
        <w:rFonts w:ascii="Symbol" w:hAnsi="Symbol"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4" w15:restartNumberingAfterBreak="0">
    <w:nsid w:val="20E64E63"/>
    <w:multiLevelType w:val="multilevel"/>
    <w:tmpl w:val="AC1C23B0"/>
    <w:lvl w:ilvl="0">
      <w:start w:val="1"/>
      <w:numFmt w:val="decimal"/>
      <w:pStyle w:val="Numerada"/>
      <w:lvlText w:val="%1."/>
      <w:lvlJc w:val="left"/>
      <w:pPr>
        <w:tabs>
          <w:tab w:val="num" w:pos="510"/>
        </w:tabs>
        <w:ind w:left="510" w:hanging="510"/>
      </w:pPr>
      <w:rPr>
        <w:rFonts w:hint="default"/>
        <w:b w:val="0"/>
        <w:i w:val="0"/>
      </w:rPr>
    </w:lvl>
    <w:lvl w:ilvl="1">
      <w:start w:val="1"/>
      <w:numFmt w:val="lowerRoman"/>
      <w:lvlText w:val="(%2)"/>
      <w:lvlJc w:val="left"/>
      <w:pPr>
        <w:tabs>
          <w:tab w:val="num" w:pos="1074"/>
        </w:tabs>
        <w:ind w:left="1074" w:hanging="720"/>
      </w:pPr>
      <w:rPr>
        <w:rFonts w:ascii="Times New Roman" w:eastAsia="Times New Roman" w:hAnsi="Times New Roman" w:cs="Times New Roman"/>
        <w:b w:val="0"/>
        <w:i w:val="0"/>
      </w:rPr>
    </w:lvl>
    <w:lvl w:ilvl="2">
      <w:start w:val="1"/>
      <w:numFmt w:val="lowerRoman"/>
      <w:lvlText w:val="(%3)"/>
      <w:lvlJc w:val="left"/>
      <w:pPr>
        <w:tabs>
          <w:tab w:val="num" w:pos="1428"/>
        </w:tabs>
        <w:ind w:left="1428" w:hanging="720"/>
      </w:pPr>
      <w:rPr>
        <w:rFonts w:ascii="Times New Roman" w:eastAsia="Times New Roman" w:hAnsi="Times New Roman" w:cs="Times New Roman"/>
        <w:b w:val="0"/>
        <w:i w:val="0"/>
      </w:rPr>
    </w:lvl>
    <w:lvl w:ilvl="3">
      <w:start w:val="1"/>
      <w:numFmt w:val="decimal"/>
      <w:lvlText w:val="%1.%2.%3.%4."/>
      <w:lvlJc w:val="left"/>
      <w:pPr>
        <w:tabs>
          <w:tab w:val="num" w:pos="2142"/>
        </w:tabs>
        <w:ind w:left="2142" w:hanging="1080"/>
      </w:pPr>
      <w:rPr>
        <w:rFonts w:hint="default"/>
        <w:b w:val="0"/>
        <w:i w:val="0"/>
      </w:rPr>
    </w:lvl>
    <w:lvl w:ilvl="4">
      <w:start w:val="1"/>
      <w:numFmt w:val="decimal"/>
      <w:lvlText w:val="%1.%2.%3.%4.%5."/>
      <w:lvlJc w:val="left"/>
      <w:pPr>
        <w:tabs>
          <w:tab w:val="num" w:pos="2496"/>
        </w:tabs>
        <w:ind w:left="2496" w:hanging="1080"/>
      </w:pPr>
      <w:rPr>
        <w:rFonts w:hint="default"/>
        <w:b w:val="0"/>
        <w:i w:val="0"/>
      </w:rPr>
    </w:lvl>
    <w:lvl w:ilvl="5">
      <w:start w:val="1"/>
      <w:numFmt w:val="decimal"/>
      <w:lvlText w:val="%1.%2.%3.%4.%5.%6."/>
      <w:lvlJc w:val="left"/>
      <w:pPr>
        <w:tabs>
          <w:tab w:val="num" w:pos="3210"/>
        </w:tabs>
        <w:ind w:left="3210" w:hanging="1440"/>
      </w:pPr>
      <w:rPr>
        <w:rFonts w:hint="default"/>
        <w:b w:val="0"/>
        <w:i w:val="0"/>
      </w:rPr>
    </w:lvl>
    <w:lvl w:ilvl="6">
      <w:start w:val="1"/>
      <w:numFmt w:val="decimal"/>
      <w:lvlText w:val="%1.%2.%3.%4.%5.%6.%7."/>
      <w:lvlJc w:val="left"/>
      <w:pPr>
        <w:tabs>
          <w:tab w:val="num" w:pos="3924"/>
        </w:tabs>
        <w:ind w:left="3924" w:hanging="1800"/>
      </w:pPr>
      <w:rPr>
        <w:rFonts w:hint="default"/>
        <w:b w:val="0"/>
        <w:i w:val="0"/>
      </w:rPr>
    </w:lvl>
    <w:lvl w:ilvl="7">
      <w:start w:val="1"/>
      <w:numFmt w:val="decimal"/>
      <w:lvlText w:val="%1.%2.%3.%4.%5.%6.%7.%8."/>
      <w:lvlJc w:val="left"/>
      <w:pPr>
        <w:tabs>
          <w:tab w:val="num" w:pos="4278"/>
        </w:tabs>
        <w:ind w:left="4278" w:hanging="1800"/>
      </w:pPr>
      <w:rPr>
        <w:rFonts w:hint="default"/>
        <w:b w:val="0"/>
        <w:i w:val="0"/>
      </w:rPr>
    </w:lvl>
    <w:lvl w:ilvl="8">
      <w:start w:val="1"/>
      <w:numFmt w:val="decimal"/>
      <w:lvlText w:val="%1.%2.%3.%4.%5.%6.%7.%8.%9."/>
      <w:lvlJc w:val="left"/>
      <w:pPr>
        <w:tabs>
          <w:tab w:val="num" w:pos="4992"/>
        </w:tabs>
        <w:ind w:left="4992" w:hanging="2160"/>
      </w:pPr>
      <w:rPr>
        <w:rFonts w:hint="default"/>
        <w:b w:val="0"/>
        <w:i w:val="0"/>
      </w:rPr>
    </w:lvl>
  </w:abstractNum>
  <w:abstractNum w:abstractNumId="5" w15:restartNumberingAfterBreak="0">
    <w:nsid w:val="2610688E"/>
    <w:multiLevelType w:val="hybridMultilevel"/>
    <w:tmpl w:val="9E4A2756"/>
    <w:lvl w:ilvl="0" w:tplc="76E22070">
      <w:start w:val="1"/>
      <w:numFmt w:val="lowerLetter"/>
      <w:lvlText w:val="%1)"/>
      <w:lvlJc w:val="left"/>
      <w:pPr>
        <w:ind w:left="720" w:hanging="360"/>
      </w:pPr>
      <w:rPr>
        <w:sz w:val="26"/>
        <w:szCs w:val="26"/>
      </w:r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6" w15:restartNumberingAfterBreak="0">
    <w:nsid w:val="2DFD791B"/>
    <w:multiLevelType w:val="multilevel"/>
    <w:tmpl w:val="6972C5C6"/>
    <w:lvl w:ilvl="0">
      <w:start w:val="1"/>
      <w:numFmt w:val="lowerRoman"/>
      <w:lvlText w:val="%1."/>
      <w:lvlJc w:val="right"/>
      <w:pPr>
        <w:tabs>
          <w:tab w:val="num" w:pos="1418"/>
        </w:tabs>
        <w:ind w:left="0" w:firstLine="0"/>
      </w:pPr>
      <w:rPr>
        <w:b w:val="0"/>
        <w:i w:val="0"/>
        <w:caps w:val="0"/>
        <w:smallCaps w:val="0"/>
        <w:strike w:val="0"/>
        <w:dstrike w:val="0"/>
        <w:vanish w:val="0"/>
        <w:color w:val="auto"/>
        <w:sz w:val="22"/>
        <w:u w:val="none"/>
        <w:vertAlign w:val="baseline"/>
      </w:rPr>
    </w:lvl>
    <w:lvl w:ilvl="1">
      <w:start w:val="1"/>
      <w:numFmt w:val="decimal"/>
      <w:isLgl/>
      <w:lvlText w:val="%1.%2"/>
      <w:lvlJc w:val="left"/>
      <w:pPr>
        <w:tabs>
          <w:tab w:val="num" w:pos="1418"/>
        </w:tabs>
        <w:ind w:left="0" w:firstLine="0"/>
      </w:pPr>
      <w:rPr>
        <w:rFonts w:ascii="Cambria" w:hAnsi="Cambria" w:hint="default"/>
        <w:dstrike w:val="0"/>
        <w:color w:val="auto"/>
        <w:sz w:val="22"/>
        <w:u w:val="none"/>
        <w:vertAlign w:val="baseline"/>
      </w:rPr>
    </w:lvl>
    <w:lvl w:ilvl="2">
      <w:start w:val="1"/>
      <w:numFmt w:val="decimal"/>
      <w:isLgl/>
      <w:lvlText w:val="%1.%2.%3"/>
      <w:lvlJc w:val="left"/>
      <w:pPr>
        <w:tabs>
          <w:tab w:val="num" w:pos="1418"/>
        </w:tabs>
        <w:ind w:left="0" w:firstLine="0"/>
      </w:pPr>
      <w:rPr>
        <w:rFonts w:ascii="Cambria" w:hAnsi="Cambria" w:hint="default"/>
        <w:b w:val="0"/>
      </w:rPr>
    </w:lvl>
    <w:lvl w:ilvl="3">
      <w:start w:val="1"/>
      <w:numFmt w:val="decimal"/>
      <w:lvlText w:val="%1.%2.%3.%4"/>
      <w:lvlJc w:val="left"/>
      <w:pPr>
        <w:tabs>
          <w:tab w:val="num" w:pos="1418"/>
        </w:tabs>
        <w:ind w:left="0" w:firstLine="0"/>
      </w:pPr>
      <w:rPr>
        <w:rFonts w:ascii="Cambria" w:hAnsi="Cambria" w:hint="default"/>
        <w:b w:val="0"/>
      </w:rPr>
    </w:lvl>
    <w:lvl w:ilvl="4">
      <w:start w:val="1"/>
      <w:numFmt w:val="lowerLetter"/>
      <w:lvlText w:val="(%5)"/>
      <w:lvlJc w:val="left"/>
      <w:pPr>
        <w:tabs>
          <w:tab w:val="num" w:pos="709"/>
        </w:tabs>
        <w:ind w:left="709" w:hanging="709"/>
      </w:pPr>
      <w:rPr>
        <w:rFonts w:ascii="Georgia" w:eastAsia="Calibri" w:hAnsi="Georgia" w:cs="Arial" w:hint="default"/>
        <w:dstrike w:val="0"/>
        <w:color w:val="auto"/>
        <w:sz w:val="22"/>
        <w:szCs w:val="22"/>
        <w:u w:val="none"/>
        <w:vertAlign w:val="baseline"/>
      </w:rPr>
    </w:lvl>
    <w:lvl w:ilvl="5">
      <w:start w:val="1"/>
      <w:numFmt w:val="decimal"/>
      <w:lvlText w:val="%6)"/>
      <w:lvlJc w:val="left"/>
      <w:pPr>
        <w:tabs>
          <w:tab w:val="num" w:pos="1418"/>
        </w:tabs>
        <w:ind w:left="1418" w:hanging="709"/>
      </w:pPr>
      <w:rPr>
        <w:rFonts w:ascii="Cambria" w:hAnsi="Cambria" w:hint="default"/>
        <w:b w:val="0"/>
      </w:rPr>
    </w:lvl>
    <w:lvl w:ilvl="6">
      <w:start w:val="1"/>
      <w:numFmt w:val="lowerRoman"/>
      <w:lvlText w:val="%7)"/>
      <w:lvlJc w:val="left"/>
      <w:pPr>
        <w:tabs>
          <w:tab w:val="num" w:pos="2126"/>
        </w:tabs>
        <w:ind w:left="2126" w:hanging="708"/>
      </w:pPr>
      <w:rPr>
        <w:rFonts w:ascii="Cambria" w:hAnsi="Cambria" w:hint="default"/>
        <w:b w:val="0"/>
      </w:rPr>
    </w:lvl>
    <w:lvl w:ilvl="7">
      <w:start w:val="1"/>
      <w:numFmt w:val="decimal"/>
      <w:isLgl/>
      <w:lvlText w:val="%1.%2.%3.%4.%5.%6.%7.%8"/>
      <w:lvlJc w:val="left"/>
      <w:pPr>
        <w:ind w:left="2160" w:hanging="1800"/>
      </w:pPr>
      <w:rPr>
        <w:rFonts w:ascii="Cambria" w:hAnsi="Cambria" w:hint="default"/>
        <w:b w:val="0"/>
      </w:rPr>
    </w:lvl>
    <w:lvl w:ilvl="8">
      <w:start w:val="1"/>
      <w:numFmt w:val="decimal"/>
      <w:isLgl/>
      <w:lvlText w:val="%1.%2.%3.%4.%5.%6.%7.%8.%9"/>
      <w:lvlJc w:val="left"/>
      <w:pPr>
        <w:ind w:left="2160" w:hanging="1800"/>
      </w:pPr>
      <w:rPr>
        <w:rFonts w:ascii="Cambria" w:hAnsi="Cambria" w:hint="default"/>
        <w:b w:val="0"/>
      </w:rPr>
    </w:lvl>
  </w:abstractNum>
  <w:abstractNum w:abstractNumId="7" w15:restartNumberingAfterBreak="0">
    <w:nsid w:val="3ED12155"/>
    <w:multiLevelType w:val="hybridMultilevel"/>
    <w:tmpl w:val="B044A664"/>
    <w:lvl w:ilvl="0" w:tplc="D3D2D3C8">
      <w:start w:val="1"/>
      <w:numFmt w:val="lowerLetter"/>
      <w:lvlText w:val="(%1)"/>
      <w:lvlJc w:val="left"/>
      <w:pPr>
        <w:ind w:left="720" w:hanging="360"/>
      </w:pPr>
      <w:rPr>
        <w:rFonts w:hint="default"/>
        <w:b w:val="0"/>
        <w:bCs w:val="0"/>
      </w:r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8" w15:restartNumberingAfterBreak="0">
    <w:nsid w:val="707F085D"/>
    <w:multiLevelType w:val="hybridMultilevel"/>
    <w:tmpl w:val="5DB0C360"/>
    <w:lvl w:ilvl="0" w:tplc="CE40E72A">
      <w:start w:val="1"/>
      <w:numFmt w:val="decimal"/>
      <w:lvlText w:val="%1."/>
      <w:lvlJc w:val="left"/>
      <w:pPr>
        <w:ind w:left="720" w:hanging="360"/>
      </w:pPr>
      <w:rPr>
        <w:rFonts w:hint="default"/>
        <w:b/>
        <w:bCs/>
      </w:rPr>
    </w:lvl>
    <w:lvl w:ilvl="1" w:tplc="AD669D10">
      <w:start w:val="1"/>
      <w:numFmt w:val="lowerLetter"/>
      <w:lvlText w:val="(%2)"/>
      <w:lvlJc w:val="left"/>
      <w:pPr>
        <w:ind w:left="1800" w:hanging="720"/>
      </w:pPr>
      <w:rPr>
        <w:rFonts w:hint="default"/>
        <w:b w:val="0"/>
        <w:bCs/>
        <w:sz w:val="22"/>
        <w:szCs w:val="22"/>
      </w:r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9" w15:restartNumberingAfterBreak="0">
    <w:nsid w:val="72573884"/>
    <w:multiLevelType w:val="multilevel"/>
    <w:tmpl w:val="EFAAD45A"/>
    <w:lvl w:ilvl="0">
      <w:start w:val="1"/>
      <w:numFmt w:val="decimal"/>
      <w:lvlText w:val="%1."/>
      <w:lvlJc w:val="left"/>
      <w:pPr>
        <w:ind w:left="0" w:firstLine="0"/>
      </w:pPr>
      <w:rPr>
        <w:rFonts w:hint="default"/>
        <w:b/>
        <w:bCs/>
        <w:sz w:val="20"/>
        <w:szCs w:val="20"/>
      </w:rPr>
    </w:lvl>
    <w:lvl w:ilvl="1">
      <w:start w:val="1"/>
      <w:numFmt w:val="decimal"/>
      <w:lvlText w:val="%1.%2."/>
      <w:lvlJc w:val="left"/>
      <w:pPr>
        <w:ind w:left="0" w:firstLine="0"/>
      </w:pPr>
      <w:rPr>
        <w:rFonts w:hint="default"/>
        <w:b w:val="0"/>
        <w:bCs/>
      </w:rPr>
    </w:lvl>
    <w:lvl w:ilvl="2">
      <w:start w:val="1"/>
      <w:numFmt w:val="decimal"/>
      <w:lvlText w:val="%1.%2.%3."/>
      <w:lvlJc w:val="left"/>
      <w:pPr>
        <w:ind w:left="0" w:firstLine="0"/>
      </w:pPr>
      <w:rPr>
        <w:rFonts w:hint="default"/>
        <w:b w:val="0"/>
        <w:bCs w:val="0"/>
      </w:rPr>
    </w:lvl>
    <w:lvl w:ilvl="3">
      <w:start w:val="1"/>
      <w:numFmt w:val="decimal"/>
      <w:lvlText w:val="%1.%2.%3.%4."/>
      <w:lvlJc w:val="left"/>
      <w:pPr>
        <w:ind w:left="0" w:firstLine="0"/>
      </w:pPr>
      <w:rPr>
        <w:rFonts w:hint="default"/>
      </w:rPr>
    </w:lvl>
    <w:lvl w:ilvl="4">
      <w:start w:val="1"/>
      <w:numFmt w:val="decimal"/>
      <w:lvlText w:val="%1.%2.%3.%4.%5."/>
      <w:lvlJc w:val="left"/>
      <w:pPr>
        <w:ind w:left="0" w:firstLine="0"/>
      </w:pPr>
      <w:rPr>
        <w:rFonts w:hint="default"/>
      </w:rPr>
    </w:lvl>
    <w:lvl w:ilvl="5">
      <w:start w:val="1"/>
      <w:numFmt w:val="decimal"/>
      <w:lvlText w:val="%1.%2.%3.%4.%5.%6."/>
      <w:lvlJc w:val="left"/>
      <w:pPr>
        <w:ind w:left="0" w:firstLine="0"/>
      </w:pPr>
      <w:rPr>
        <w:rFonts w:hint="default"/>
      </w:rPr>
    </w:lvl>
    <w:lvl w:ilvl="6">
      <w:start w:val="1"/>
      <w:numFmt w:val="decimal"/>
      <w:lvlText w:val="%1.%2.%3.%4.%5.%6.%7."/>
      <w:lvlJc w:val="left"/>
      <w:pPr>
        <w:ind w:left="0" w:firstLine="0"/>
      </w:pPr>
      <w:rPr>
        <w:rFonts w:hint="default"/>
      </w:rPr>
    </w:lvl>
    <w:lvl w:ilvl="7">
      <w:start w:val="1"/>
      <w:numFmt w:val="decimal"/>
      <w:lvlText w:val="%1.%2.%3.%4.%5.%6.%7.%8."/>
      <w:lvlJc w:val="left"/>
      <w:pPr>
        <w:ind w:left="0" w:firstLine="0"/>
      </w:pPr>
      <w:rPr>
        <w:rFonts w:hint="default"/>
      </w:rPr>
    </w:lvl>
    <w:lvl w:ilvl="8">
      <w:start w:val="1"/>
      <w:numFmt w:val="decimal"/>
      <w:lvlText w:val="%1.%2.%3.%4.%5.%6.%7.%8.%9."/>
      <w:lvlJc w:val="left"/>
      <w:pPr>
        <w:ind w:left="0" w:firstLine="0"/>
      </w:pPr>
      <w:rPr>
        <w:rFonts w:hint="default"/>
      </w:rPr>
    </w:lvl>
  </w:abstractNum>
  <w:num w:numId="1" w16cid:durableId="1175195284">
    <w:abstractNumId w:val="4"/>
  </w:num>
  <w:num w:numId="2" w16cid:durableId="288127392">
    <w:abstractNumId w:val="5"/>
  </w:num>
  <w:num w:numId="3" w16cid:durableId="1652444653">
    <w:abstractNumId w:val="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 w16cid:durableId="1575705662">
    <w:abstractNumId w:val="3"/>
  </w:num>
  <w:num w:numId="5" w16cid:durableId="1157188331">
    <w:abstractNumId w:val="8"/>
  </w:num>
  <w:num w:numId="6" w16cid:durableId="1149438198">
    <w:abstractNumId w:val="2"/>
  </w:num>
  <w:num w:numId="7" w16cid:durableId="1347250481">
    <w:abstractNumId w:val="0"/>
  </w:num>
  <w:num w:numId="8" w16cid:durableId="128135678">
    <w:abstractNumId w:val="7"/>
  </w:num>
  <w:num w:numId="9" w16cid:durableId="1844853644">
    <w:abstractNumId w:val="9"/>
  </w:num>
  <w:num w:numId="10" w16cid:durableId="461003409">
    <w:abstractNumId w:val="1"/>
  </w:num>
  <w:num w:numId="11" w16cid:durableId="2024084905">
    <w:abstractNumId w:val="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15:person w15:author="Gabriel Garicoits">
    <w15:presenceInfo w15:providerId="AD" w15:userId="S-1-5-21-1967764919-4137526830-2255816053-1302"/>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activeWritingStyle w:appName="MSWord" w:lang="pt-BR" w:vendorID="64" w:dllVersion="6" w:nlCheck="1" w:checkStyle="0"/>
  <w:activeWritingStyle w:appName="MSWord" w:lang="en-US" w:vendorID="64" w:dllVersion="6" w:nlCheck="1" w:checkStyle="1"/>
  <w:activeWritingStyle w:appName="MSWord" w:lang="pt-BR" w:vendorID="64" w:dllVersion="0" w:nlCheck="1" w:checkStyle="0"/>
  <w:activeWritingStyle w:appName="MSWord" w:lang="pt-BR" w:vendorID="64" w:dllVersion="4096" w:nlCheck="1" w:checkStyle="0"/>
  <w:activeWritingStyle w:appName="MSWord" w:lang="en-US" w:vendorID="64" w:dllVersion="4096" w:nlCheck="1" w:checkStyle="0"/>
  <w:activeWritingStyle w:appName="MSWord" w:lang="en-US" w:vendorID="64" w:dllVersion="0" w:nlCheck="1" w:checkStyle="0"/>
  <w:activeWritingStyle w:appName="MSWord" w:lang="fr-FR" w:vendorID="64" w:dllVersion="0" w:nlCheck="1" w:checkStyle="0"/>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trackRevisions/>
  <w:doNotTrackFormatting/>
  <w:defaultTabStop w:val="720"/>
  <w:hyphenationZone w:val="425"/>
  <w:characterSpacingControl w:val="doNotCompress"/>
  <w:hdrShapeDefaults>
    <o:shapedefaults v:ext="edit" spidmax="2050"/>
    <o:shapelayout v:ext="edit">
      <o:idmap v:ext="edit" data="1"/>
    </o:shapelayout>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D775A7"/>
    <w:rsid w:val="0000163F"/>
    <w:rsid w:val="00001719"/>
    <w:rsid w:val="0000358F"/>
    <w:rsid w:val="000044A6"/>
    <w:rsid w:val="00005836"/>
    <w:rsid w:val="000074B9"/>
    <w:rsid w:val="0000779F"/>
    <w:rsid w:val="00011A00"/>
    <w:rsid w:val="00015CD9"/>
    <w:rsid w:val="00016450"/>
    <w:rsid w:val="00017432"/>
    <w:rsid w:val="000176E4"/>
    <w:rsid w:val="00017C95"/>
    <w:rsid w:val="0002131C"/>
    <w:rsid w:val="00022F3F"/>
    <w:rsid w:val="00023668"/>
    <w:rsid w:val="00026A2F"/>
    <w:rsid w:val="000302C0"/>
    <w:rsid w:val="000304B1"/>
    <w:rsid w:val="00031331"/>
    <w:rsid w:val="000316AA"/>
    <w:rsid w:val="00032EF5"/>
    <w:rsid w:val="0003361E"/>
    <w:rsid w:val="000337ED"/>
    <w:rsid w:val="0003455D"/>
    <w:rsid w:val="0003525B"/>
    <w:rsid w:val="00037A58"/>
    <w:rsid w:val="00037BA9"/>
    <w:rsid w:val="00040EE0"/>
    <w:rsid w:val="00042089"/>
    <w:rsid w:val="00043311"/>
    <w:rsid w:val="0004353E"/>
    <w:rsid w:val="00044DC0"/>
    <w:rsid w:val="00045409"/>
    <w:rsid w:val="00045CB3"/>
    <w:rsid w:val="00046E2F"/>
    <w:rsid w:val="00051565"/>
    <w:rsid w:val="000527CF"/>
    <w:rsid w:val="00052CD6"/>
    <w:rsid w:val="00054EFB"/>
    <w:rsid w:val="0005510E"/>
    <w:rsid w:val="00062C17"/>
    <w:rsid w:val="00064D2F"/>
    <w:rsid w:val="000717FE"/>
    <w:rsid w:val="00075262"/>
    <w:rsid w:val="000758A9"/>
    <w:rsid w:val="00075B5C"/>
    <w:rsid w:val="00076881"/>
    <w:rsid w:val="000805C1"/>
    <w:rsid w:val="000819D8"/>
    <w:rsid w:val="00081ADE"/>
    <w:rsid w:val="00082FFB"/>
    <w:rsid w:val="00091294"/>
    <w:rsid w:val="00091A2F"/>
    <w:rsid w:val="00091AA0"/>
    <w:rsid w:val="00092952"/>
    <w:rsid w:val="00092B32"/>
    <w:rsid w:val="0009347B"/>
    <w:rsid w:val="00093626"/>
    <w:rsid w:val="000953CA"/>
    <w:rsid w:val="00096F9C"/>
    <w:rsid w:val="00097360"/>
    <w:rsid w:val="000A6030"/>
    <w:rsid w:val="000A665C"/>
    <w:rsid w:val="000A77E3"/>
    <w:rsid w:val="000B2179"/>
    <w:rsid w:val="000B3D50"/>
    <w:rsid w:val="000B4CDE"/>
    <w:rsid w:val="000B5AD1"/>
    <w:rsid w:val="000B6C7F"/>
    <w:rsid w:val="000B6EBB"/>
    <w:rsid w:val="000B6EE2"/>
    <w:rsid w:val="000C2C0E"/>
    <w:rsid w:val="000C37D6"/>
    <w:rsid w:val="000C5FFF"/>
    <w:rsid w:val="000C777A"/>
    <w:rsid w:val="000D154C"/>
    <w:rsid w:val="000D1F69"/>
    <w:rsid w:val="000D38AC"/>
    <w:rsid w:val="000D3CDB"/>
    <w:rsid w:val="000D4D38"/>
    <w:rsid w:val="000D78DE"/>
    <w:rsid w:val="000E0F84"/>
    <w:rsid w:val="000E1138"/>
    <w:rsid w:val="000E20A8"/>
    <w:rsid w:val="000E21FE"/>
    <w:rsid w:val="000E4657"/>
    <w:rsid w:val="000E49E4"/>
    <w:rsid w:val="000E4D35"/>
    <w:rsid w:val="000E6EB0"/>
    <w:rsid w:val="000F004A"/>
    <w:rsid w:val="000F4595"/>
    <w:rsid w:val="000F507B"/>
    <w:rsid w:val="000F54D5"/>
    <w:rsid w:val="000F7053"/>
    <w:rsid w:val="000F7E58"/>
    <w:rsid w:val="00101B74"/>
    <w:rsid w:val="00104B0A"/>
    <w:rsid w:val="001067DC"/>
    <w:rsid w:val="00107706"/>
    <w:rsid w:val="00107710"/>
    <w:rsid w:val="001078BE"/>
    <w:rsid w:val="00112A29"/>
    <w:rsid w:val="00115233"/>
    <w:rsid w:val="0011573B"/>
    <w:rsid w:val="00115A76"/>
    <w:rsid w:val="00115F98"/>
    <w:rsid w:val="00117828"/>
    <w:rsid w:val="00117E6D"/>
    <w:rsid w:val="0012344D"/>
    <w:rsid w:val="00123E70"/>
    <w:rsid w:val="001244B4"/>
    <w:rsid w:val="00125458"/>
    <w:rsid w:val="00125C65"/>
    <w:rsid w:val="00130234"/>
    <w:rsid w:val="00130245"/>
    <w:rsid w:val="00130247"/>
    <w:rsid w:val="001335C2"/>
    <w:rsid w:val="00133DE3"/>
    <w:rsid w:val="00133E2F"/>
    <w:rsid w:val="00134F8A"/>
    <w:rsid w:val="0013756F"/>
    <w:rsid w:val="001378B1"/>
    <w:rsid w:val="00142403"/>
    <w:rsid w:val="0014269D"/>
    <w:rsid w:val="00144070"/>
    <w:rsid w:val="001463DB"/>
    <w:rsid w:val="00150880"/>
    <w:rsid w:val="00151630"/>
    <w:rsid w:val="00154A4D"/>
    <w:rsid w:val="00154C68"/>
    <w:rsid w:val="00157D9C"/>
    <w:rsid w:val="00160E8F"/>
    <w:rsid w:val="00161D11"/>
    <w:rsid w:val="00162C16"/>
    <w:rsid w:val="00162EBB"/>
    <w:rsid w:val="001638AC"/>
    <w:rsid w:val="00164775"/>
    <w:rsid w:val="0016478A"/>
    <w:rsid w:val="00166504"/>
    <w:rsid w:val="00166A5A"/>
    <w:rsid w:val="0016720B"/>
    <w:rsid w:val="001679D9"/>
    <w:rsid w:val="00170B46"/>
    <w:rsid w:val="0017184C"/>
    <w:rsid w:val="001728DC"/>
    <w:rsid w:val="0017321D"/>
    <w:rsid w:val="001741A4"/>
    <w:rsid w:val="001763D2"/>
    <w:rsid w:val="00177557"/>
    <w:rsid w:val="00180641"/>
    <w:rsid w:val="001816A6"/>
    <w:rsid w:val="0018264E"/>
    <w:rsid w:val="00184458"/>
    <w:rsid w:val="00184D3C"/>
    <w:rsid w:val="00187DC6"/>
    <w:rsid w:val="00190FC7"/>
    <w:rsid w:val="001933BA"/>
    <w:rsid w:val="00193ECE"/>
    <w:rsid w:val="00193FDD"/>
    <w:rsid w:val="00194010"/>
    <w:rsid w:val="001942C4"/>
    <w:rsid w:val="001950A2"/>
    <w:rsid w:val="001950AA"/>
    <w:rsid w:val="001951AB"/>
    <w:rsid w:val="001954E7"/>
    <w:rsid w:val="00195C58"/>
    <w:rsid w:val="0019660F"/>
    <w:rsid w:val="00197574"/>
    <w:rsid w:val="00197C54"/>
    <w:rsid w:val="001A0A83"/>
    <w:rsid w:val="001A0ED4"/>
    <w:rsid w:val="001A4446"/>
    <w:rsid w:val="001A4AA5"/>
    <w:rsid w:val="001A4ACC"/>
    <w:rsid w:val="001A4CF3"/>
    <w:rsid w:val="001A7749"/>
    <w:rsid w:val="001B2653"/>
    <w:rsid w:val="001B2A3E"/>
    <w:rsid w:val="001B33F2"/>
    <w:rsid w:val="001B3518"/>
    <w:rsid w:val="001B47AF"/>
    <w:rsid w:val="001B6944"/>
    <w:rsid w:val="001C0C5E"/>
    <w:rsid w:val="001C14FF"/>
    <w:rsid w:val="001C1AD0"/>
    <w:rsid w:val="001C2183"/>
    <w:rsid w:val="001C2460"/>
    <w:rsid w:val="001C4A28"/>
    <w:rsid w:val="001C63F8"/>
    <w:rsid w:val="001D042F"/>
    <w:rsid w:val="001D0F19"/>
    <w:rsid w:val="001D3564"/>
    <w:rsid w:val="001D5649"/>
    <w:rsid w:val="001D596C"/>
    <w:rsid w:val="001D66F1"/>
    <w:rsid w:val="001D7085"/>
    <w:rsid w:val="001D7419"/>
    <w:rsid w:val="001E0491"/>
    <w:rsid w:val="001E0C8B"/>
    <w:rsid w:val="001E0CA3"/>
    <w:rsid w:val="001E1088"/>
    <w:rsid w:val="001E1953"/>
    <w:rsid w:val="001E1E59"/>
    <w:rsid w:val="001E3663"/>
    <w:rsid w:val="001E3FAB"/>
    <w:rsid w:val="001E424F"/>
    <w:rsid w:val="001E6FDA"/>
    <w:rsid w:val="001F0081"/>
    <w:rsid w:val="001F0E77"/>
    <w:rsid w:val="001F1667"/>
    <w:rsid w:val="001F1EBE"/>
    <w:rsid w:val="001F2838"/>
    <w:rsid w:val="00200398"/>
    <w:rsid w:val="00200CA3"/>
    <w:rsid w:val="002010D5"/>
    <w:rsid w:val="002017DC"/>
    <w:rsid w:val="00204371"/>
    <w:rsid w:val="00207736"/>
    <w:rsid w:val="002104F9"/>
    <w:rsid w:val="00210E11"/>
    <w:rsid w:val="00216180"/>
    <w:rsid w:val="0021724F"/>
    <w:rsid w:val="00222593"/>
    <w:rsid w:val="002225A2"/>
    <w:rsid w:val="0022411A"/>
    <w:rsid w:val="002241E7"/>
    <w:rsid w:val="0022663B"/>
    <w:rsid w:val="00227758"/>
    <w:rsid w:val="00227CE3"/>
    <w:rsid w:val="00232B4D"/>
    <w:rsid w:val="0023404E"/>
    <w:rsid w:val="00234395"/>
    <w:rsid w:val="0023496B"/>
    <w:rsid w:val="00234F30"/>
    <w:rsid w:val="00237DF1"/>
    <w:rsid w:val="002419B7"/>
    <w:rsid w:val="00242C63"/>
    <w:rsid w:val="00243BB2"/>
    <w:rsid w:val="00243ED3"/>
    <w:rsid w:val="002509BE"/>
    <w:rsid w:val="00250E64"/>
    <w:rsid w:val="002510D0"/>
    <w:rsid w:val="00251907"/>
    <w:rsid w:val="00252DA9"/>
    <w:rsid w:val="00253179"/>
    <w:rsid w:val="0025348F"/>
    <w:rsid w:val="002551F1"/>
    <w:rsid w:val="00256E54"/>
    <w:rsid w:val="00257CD7"/>
    <w:rsid w:val="00257EA3"/>
    <w:rsid w:val="002620C2"/>
    <w:rsid w:val="00262971"/>
    <w:rsid w:val="0026327B"/>
    <w:rsid w:val="00264478"/>
    <w:rsid w:val="00265661"/>
    <w:rsid w:val="0027086B"/>
    <w:rsid w:val="00270E20"/>
    <w:rsid w:val="002724B7"/>
    <w:rsid w:val="0027464E"/>
    <w:rsid w:val="002748BA"/>
    <w:rsid w:val="00274D94"/>
    <w:rsid w:val="002754D4"/>
    <w:rsid w:val="0027557B"/>
    <w:rsid w:val="00280235"/>
    <w:rsid w:val="0028292B"/>
    <w:rsid w:val="0028359C"/>
    <w:rsid w:val="00286CEA"/>
    <w:rsid w:val="0028738D"/>
    <w:rsid w:val="00287721"/>
    <w:rsid w:val="0028782E"/>
    <w:rsid w:val="0029004F"/>
    <w:rsid w:val="002915EE"/>
    <w:rsid w:val="00294263"/>
    <w:rsid w:val="002978D3"/>
    <w:rsid w:val="002979E4"/>
    <w:rsid w:val="002A06FF"/>
    <w:rsid w:val="002A12C8"/>
    <w:rsid w:val="002A2DA5"/>
    <w:rsid w:val="002A350D"/>
    <w:rsid w:val="002A4619"/>
    <w:rsid w:val="002A4DB3"/>
    <w:rsid w:val="002A6479"/>
    <w:rsid w:val="002A6C4B"/>
    <w:rsid w:val="002B24AE"/>
    <w:rsid w:val="002B3C3F"/>
    <w:rsid w:val="002B4053"/>
    <w:rsid w:val="002B5CE8"/>
    <w:rsid w:val="002B5F01"/>
    <w:rsid w:val="002B62CA"/>
    <w:rsid w:val="002B6D7A"/>
    <w:rsid w:val="002C0D29"/>
    <w:rsid w:val="002C2864"/>
    <w:rsid w:val="002C3B51"/>
    <w:rsid w:val="002C62C3"/>
    <w:rsid w:val="002C6406"/>
    <w:rsid w:val="002C67DF"/>
    <w:rsid w:val="002D1857"/>
    <w:rsid w:val="002D1FC4"/>
    <w:rsid w:val="002D49F4"/>
    <w:rsid w:val="002D70C5"/>
    <w:rsid w:val="002D773C"/>
    <w:rsid w:val="002E0E10"/>
    <w:rsid w:val="002E180E"/>
    <w:rsid w:val="002E1C5B"/>
    <w:rsid w:val="002E439F"/>
    <w:rsid w:val="002E46A4"/>
    <w:rsid w:val="002E6044"/>
    <w:rsid w:val="002E6603"/>
    <w:rsid w:val="002E6C80"/>
    <w:rsid w:val="002E7955"/>
    <w:rsid w:val="002F17F1"/>
    <w:rsid w:val="002F1A08"/>
    <w:rsid w:val="002F302B"/>
    <w:rsid w:val="002F4F8D"/>
    <w:rsid w:val="0030049E"/>
    <w:rsid w:val="00300CE8"/>
    <w:rsid w:val="00301859"/>
    <w:rsid w:val="00304CBE"/>
    <w:rsid w:val="00305E26"/>
    <w:rsid w:val="0031260F"/>
    <w:rsid w:val="0031301C"/>
    <w:rsid w:val="003143C1"/>
    <w:rsid w:val="00314749"/>
    <w:rsid w:val="00314ECA"/>
    <w:rsid w:val="00315677"/>
    <w:rsid w:val="003158C5"/>
    <w:rsid w:val="0031672A"/>
    <w:rsid w:val="003173B8"/>
    <w:rsid w:val="003179B7"/>
    <w:rsid w:val="003209B6"/>
    <w:rsid w:val="00320D77"/>
    <w:rsid w:val="00322308"/>
    <w:rsid w:val="0032386E"/>
    <w:rsid w:val="00323E06"/>
    <w:rsid w:val="003302E9"/>
    <w:rsid w:val="003314C9"/>
    <w:rsid w:val="003325D1"/>
    <w:rsid w:val="003335C4"/>
    <w:rsid w:val="00333B7F"/>
    <w:rsid w:val="00334FB7"/>
    <w:rsid w:val="003350BC"/>
    <w:rsid w:val="00336430"/>
    <w:rsid w:val="00340CA4"/>
    <w:rsid w:val="0034167D"/>
    <w:rsid w:val="00341777"/>
    <w:rsid w:val="003422F7"/>
    <w:rsid w:val="00344726"/>
    <w:rsid w:val="00344AA8"/>
    <w:rsid w:val="00345A0A"/>
    <w:rsid w:val="00345BB3"/>
    <w:rsid w:val="00346E2D"/>
    <w:rsid w:val="00346E3F"/>
    <w:rsid w:val="00347438"/>
    <w:rsid w:val="00347E80"/>
    <w:rsid w:val="00350637"/>
    <w:rsid w:val="0035291C"/>
    <w:rsid w:val="0035346C"/>
    <w:rsid w:val="003562EB"/>
    <w:rsid w:val="00356C38"/>
    <w:rsid w:val="00356DC5"/>
    <w:rsid w:val="00357505"/>
    <w:rsid w:val="00360515"/>
    <w:rsid w:val="00360967"/>
    <w:rsid w:val="0036259E"/>
    <w:rsid w:val="003625F8"/>
    <w:rsid w:val="00362720"/>
    <w:rsid w:val="003671E8"/>
    <w:rsid w:val="00367853"/>
    <w:rsid w:val="00370604"/>
    <w:rsid w:val="00370D1B"/>
    <w:rsid w:val="00371124"/>
    <w:rsid w:val="00371A10"/>
    <w:rsid w:val="00371D14"/>
    <w:rsid w:val="00373A9F"/>
    <w:rsid w:val="00373C5E"/>
    <w:rsid w:val="0037529F"/>
    <w:rsid w:val="00375645"/>
    <w:rsid w:val="00376253"/>
    <w:rsid w:val="00383F33"/>
    <w:rsid w:val="00385BE5"/>
    <w:rsid w:val="003862A6"/>
    <w:rsid w:val="00387110"/>
    <w:rsid w:val="00390271"/>
    <w:rsid w:val="003906B2"/>
    <w:rsid w:val="00390F87"/>
    <w:rsid w:val="00391285"/>
    <w:rsid w:val="00393BB5"/>
    <w:rsid w:val="0039636E"/>
    <w:rsid w:val="00396797"/>
    <w:rsid w:val="00396C54"/>
    <w:rsid w:val="003A0081"/>
    <w:rsid w:val="003A0A7F"/>
    <w:rsid w:val="003A10B4"/>
    <w:rsid w:val="003A152B"/>
    <w:rsid w:val="003A35E3"/>
    <w:rsid w:val="003A3B4A"/>
    <w:rsid w:val="003A4418"/>
    <w:rsid w:val="003A5E8D"/>
    <w:rsid w:val="003A6201"/>
    <w:rsid w:val="003A6870"/>
    <w:rsid w:val="003A6E77"/>
    <w:rsid w:val="003A701E"/>
    <w:rsid w:val="003A72AE"/>
    <w:rsid w:val="003B46D3"/>
    <w:rsid w:val="003B5650"/>
    <w:rsid w:val="003C073B"/>
    <w:rsid w:val="003C2312"/>
    <w:rsid w:val="003C3382"/>
    <w:rsid w:val="003C3E6A"/>
    <w:rsid w:val="003C479A"/>
    <w:rsid w:val="003C7990"/>
    <w:rsid w:val="003D04FD"/>
    <w:rsid w:val="003D08F8"/>
    <w:rsid w:val="003D1531"/>
    <w:rsid w:val="003D2A73"/>
    <w:rsid w:val="003D3AB1"/>
    <w:rsid w:val="003D44D7"/>
    <w:rsid w:val="003D4626"/>
    <w:rsid w:val="003D51EB"/>
    <w:rsid w:val="003D5ABA"/>
    <w:rsid w:val="003E125B"/>
    <w:rsid w:val="003E23DE"/>
    <w:rsid w:val="003E5B36"/>
    <w:rsid w:val="003E6416"/>
    <w:rsid w:val="003E6D74"/>
    <w:rsid w:val="003E7528"/>
    <w:rsid w:val="003F0313"/>
    <w:rsid w:val="003F0E55"/>
    <w:rsid w:val="003F0F9D"/>
    <w:rsid w:val="003F0FC2"/>
    <w:rsid w:val="003F16BF"/>
    <w:rsid w:val="003F3EA0"/>
    <w:rsid w:val="003F5083"/>
    <w:rsid w:val="00401D21"/>
    <w:rsid w:val="004033F0"/>
    <w:rsid w:val="004043D9"/>
    <w:rsid w:val="004049C8"/>
    <w:rsid w:val="004074A9"/>
    <w:rsid w:val="00410E0C"/>
    <w:rsid w:val="004115C3"/>
    <w:rsid w:val="00414A64"/>
    <w:rsid w:val="00414EFF"/>
    <w:rsid w:val="00415BEF"/>
    <w:rsid w:val="00415E57"/>
    <w:rsid w:val="00416D16"/>
    <w:rsid w:val="00417B4B"/>
    <w:rsid w:val="00417C2F"/>
    <w:rsid w:val="004229AF"/>
    <w:rsid w:val="00423447"/>
    <w:rsid w:val="0042508B"/>
    <w:rsid w:val="00425461"/>
    <w:rsid w:val="00425F98"/>
    <w:rsid w:val="004311C1"/>
    <w:rsid w:val="004327FA"/>
    <w:rsid w:val="0043292F"/>
    <w:rsid w:val="004336C7"/>
    <w:rsid w:val="00433DF8"/>
    <w:rsid w:val="00433FD2"/>
    <w:rsid w:val="004406F3"/>
    <w:rsid w:val="00441B9F"/>
    <w:rsid w:val="0044299B"/>
    <w:rsid w:val="00443F7F"/>
    <w:rsid w:val="00444716"/>
    <w:rsid w:val="00444720"/>
    <w:rsid w:val="00446885"/>
    <w:rsid w:val="00446FD4"/>
    <w:rsid w:val="00451032"/>
    <w:rsid w:val="0045769E"/>
    <w:rsid w:val="00460774"/>
    <w:rsid w:val="00460B77"/>
    <w:rsid w:val="00461579"/>
    <w:rsid w:val="004624EC"/>
    <w:rsid w:val="00462711"/>
    <w:rsid w:val="00464362"/>
    <w:rsid w:val="00464BFB"/>
    <w:rsid w:val="00465792"/>
    <w:rsid w:val="00465914"/>
    <w:rsid w:val="004676BA"/>
    <w:rsid w:val="00470CDA"/>
    <w:rsid w:val="0047313F"/>
    <w:rsid w:val="00473B30"/>
    <w:rsid w:val="00474015"/>
    <w:rsid w:val="004772C6"/>
    <w:rsid w:val="00481B7E"/>
    <w:rsid w:val="00481E0F"/>
    <w:rsid w:val="00482D25"/>
    <w:rsid w:val="00483427"/>
    <w:rsid w:val="00484CF6"/>
    <w:rsid w:val="004865B1"/>
    <w:rsid w:val="004868F7"/>
    <w:rsid w:val="004873EE"/>
    <w:rsid w:val="00490741"/>
    <w:rsid w:val="00491091"/>
    <w:rsid w:val="004928BD"/>
    <w:rsid w:val="00493C89"/>
    <w:rsid w:val="0049799F"/>
    <w:rsid w:val="00497CC1"/>
    <w:rsid w:val="004A11C6"/>
    <w:rsid w:val="004A1A79"/>
    <w:rsid w:val="004A28B0"/>
    <w:rsid w:val="004A2E9D"/>
    <w:rsid w:val="004A31E7"/>
    <w:rsid w:val="004A3A1A"/>
    <w:rsid w:val="004A4768"/>
    <w:rsid w:val="004A50B4"/>
    <w:rsid w:val="004A5C4C"/>
    <w:rsid w:val="004A5F2C"/>
    <w:rsid w:val="004A6A3C"/>
    <w:rsid w:val="004B0154"/>
    <w:rsid w:val="004B01D8"/>
    <w:rsid w:val="004B1D28"/>
    <w:rsid w:val="004B21D6"/>
    <w:rsid w:val="004B32B1"/>
    <w:rsid w:val="004B349B"/>
    <w:rsid w:val="004B3B30"/>
    <w:rsid w:val="004B40E7"/>
    <w:rsid w:val="004B7096"/>
    <w:rsid w:val="004B7FEC"/>
    <w:rsid w:val="004C35F4"/>
    <w:rsid w:val="004C44DA"/>
    <w:rsid w:val="004C48DB"/>
    <w:rsid w:val="004C4F9E"/>
    <w:rsid w:val="004C510B"/>
    <w:rsid w:val="004C5CAC"/>
    <w:rsid w:val="004C5CFE"/>
    <w:rsid w:val="004C7BA5"/>
    <w:rsid w:val="004D038D"/>
    <w:rsid w:val="004D08AB"/>
    <w:rsid w:val="004D150B"/>
    <w:rsid w:val="004D2748"/>
    <w:rsid w:val="004D28C3"/>
    <w:rsid w:val="004D371E"/>
    <w:rsid w:val="004D6528"/>
    <w:rsid w:val="004D7C3C"/>
    <w:rsid w:val="004D7D74"/>
    <w:rsid w:val="004E1E31"/>
    <w:rsid w:val="004E2132"/>
    <w:rsid w:val="004E3E35"/>
    <w:rsid w:val="004E5661"/>
    <w:rsid w:val="004E5A7B"/>
    <w:rsid w:val="004E76EC"/>
    <w:rsid w:val="004F0974"/>
    <w:rsid w:val="004F1F49"/>
    <w:rsid w:val="004F2126"/>
    <w:rsid w:val="004F24F2"/>
    <w:rsid w:val="004F273D"/>
    <w:rsid w:val="004F3938"/>
    <w:rsid w:val="004F42F5"/>
    <w:rsid w:val="004F6B38"/>
    <w:rsid w:val="004F722B"/>
    <w:rsid w:val="00500B8F"/>
    <w:rsid w:val="00501992"/>
    <w:rsid w:val="00501A7D"/>
    <w:rsid w:val="0050273D"/>
    <w:rsid w:val="00503110"/>
    <w:rsid w:val="005043D5"/>
    <w:rsid w:val="005048A0"/>
    <w:rsid w:val="005053E0"/>
    <w:rsid w:val="00505C13"/>
    <w:rsid w:val="00506022"/>
    <w:rsid w:val="0051331A"/>
    <w:rsid w:val="00513749"/>
    <w:rsid w:val="00514D3B"/>
    <w:rsid w:val="005156DB"/>
    <w:rsid w:val="00516425"/>
    <w:rsid w:val="00516B4B"/>
    <w:rsid w:val="005214DB"/>
    <w:rsid w:val="005216C0"/>
    <w:rsid w:val="00522CBE"/>
    <w:rsid w:val="00524B50"/>
    <w:rsid w:val="00524FF7"/>
    <w:rsid w:val="005256DC"/>
    <w:rsid w:val="00526267"/>
    <w:rsid w:val="00530083"/>
    <w:rsid w:val="00530166"/>
    <w:rsid w:val="0053099E"/>
    <w:rsid w:val="00530CD8"/>
    <w:rsid w:val="0053188E"/>
    <w:rsid w:val="0053312A"/>
    <w:rsid w:val="005346CD"/>
    <w:rsid w:val="0053558F"/>
    <w:rsid w:val="00536B49"/>
    <w:rsid w:val="00540AA9"/>
    <w:rsid w:val="00541E4F"/>
    <w:rsid w:val="00544DAD"/>
    <w:rsid w:val="00547001"/>
    <w:rsid w:val="005510FA"/>
    <w:rsid w:val="00552CB0"/>
    <w:rsid w:val="005536FD"/>
    <w:rsid w:val="00553DA9"/>
    <w:rsid w:val="00555569"/>
    <w:rsid w:val="00555B9C"/>
    <w:rsid w:val="00556659"/>
    <w:rsid w:val="0056054C"/>
    <w:rsid w:val="005612AA"/>
    <w:rsid w:val="0056270E"/>
    <w:rsid w:val="00563036"/>
    <w:rsid w:val="00563131"/>
    <w:rsid w:val="00563CDA"/>
    <w:rsid w:val="00563E93"/>
    <w:rsid w:val="005658B2"/>
    <w:rsid w:val="00565BA1"/>
    <w:rsid w:val="00565CAD"/>
    <w:rsid w:val="00566F1E"/>
    <w:rsid w:val="005704E9"/>
    <w:rsid w:val="00571811"/>
    <w:rsid w:val="00573B99"/>
    <w:rsid w:val="00573EE9"/>
    <w:rsid w:val="00576F85"/>
    <w:rsid w:val="00580CA7"/>
    <w:rsid w:val="00581CDD"/>
    <w:rsid w:val="00582700"/>
    <w:rsid w:val="00582C63"/>
    <w:rsid w:val="00583401"/>
    <w:rsid w:val="0058396B"/>
    <w:rsid w:val="00583BB6"/>
    <w:rsid w:val="005847A5"/>
    <w:rsid w:val="00585171"/>
    <w:rsid w:val="005904B6"/>
    <w:rsid w:val="005913C9"/>
    <w:rsid w:val="005A12D1"/>
    <w:rsid w:val="005A1670"/>
    <w:rsid w:val="005A45A9"/>
    <w:rsid w:val="005A4CD1"/>
    <w:rsid w:val="005A4FB1"/>
    <w:rsid w:val="005A55BD"/>
    <w:rsid w:val="005A5A6D"/>
    <w:rsid w:val="005A5E5E"/>
    <w:rsid w:val="005A6319"/>
    <w:rsid w:val="005B0BA2"/>
    <w:rsid w:val="005B1632"/>
    <w:rsid w:val="005B2882"/>
    <w:rsid w:val="005B2C85"/>
    <w:rsid w:val="005B337D"/>
    <w:rsid w:val="005B36D9"/>
    <w:rsid w:val="005B5997"/>
    <w:rsid w:val="005B5F78"/>
    <w:rsid w:val="005B6A17"/>
    <w:rsid w:val="005B7891"/>
    <w:rsid w:val="005B7ABE"/>
    <w:rsid w:val="005C0CB3"/>
    <w:rsid w:val="005C0F30"/>
    <w:rsid w:val="005C1F6E"/>
    <w:rsid w:val="005C2587"/>
    <w:rsid w:val="005C2BBE"/>
    <w:rsid w:val="005C412C"/>
    <w:rsid w:val="005C4557"/>
    <w:rsid w:val="005C5079"/>
    <w:rsid w:val="005C6660"/>
    <w:rsid w:val="005C77C9"/>
    <w:rsid w:val="005D50CF"/>
    <w:rsid w:val="005D59D5"/>
    <w:rsid w:val="005D62AD"/>
    <w:rsid w:val="005D6B35"/>
    <w:rsid w:val="005E1258"/>
    <w:rsid w:val="005E2E9E"/>
    <w:rsid w:val="005E32D0"/>
    <w:rsid w:val="005E38E1"/>
    <w:rsid w:val="005E3A3E"/>
    <w:rsid w:val="005E6B97"/>
    <w:rsid w:val="005E784B"/>
    <w:rsid w:val="005F0D92"/>
    <w:rsid w:val="005F47DE"/>
    <w:rsid w:val="005F61F1"/>
    <w:rsid w:val="005F6526"/>
    <w:rsid w:val="005F721B"/>
    <w:rsid w:val="005F7A4C"/>
    <w:rsid w:val="006025C9"/>
    <w:rsid w:val="006035B9"/>
    <w:rsid w:val="00603ED8"/>
    <w:rsid w:val="00604F43"/>
    <w:rsid w:val="00605175"/>
    <w:rsid w:val="0060536B"/>
    <w:rsid w:val="00605CF8"/>
    <w:rsid w:val="006062D7"/>
    <w:rsid w:val="00606DF8"/>
    <w:rsid w:val="00611449"/>
    <w:rsid w:val="00611896"/>
    <w:rsid w:val="00612117"/>
    <w:rsid w:val="00612F8B"/>
    <w:rsid w:val="006134EC"/>
    <w:rsid w:val="00614793"/>
    <w:rsid w:val="00615EB6"/>
    <w:rsid w:val="00616B3E"/>
    <w:rsid w:val="00616F40"/>
    <w:rsid w:val="00617059"/>
    <w:rsid w:val="00620A35"/>
    <w:rsid w:val="0062158F"/>
    <w:rsid w:val="006220FB"/>
    <w:rsid w:val="0062374F"/>
    <w:rsid w:val="00623865"/>
    <w:rsid w:val="00623A07"/>
    <w:rsid w:val="0062420C"/>
    <w:rsid w:val="0062496A"/>
    <w:rsid w:val="0063030E"/>
    <w:rsid w:val="0063115F"/>
    <w:rsid w:val="006320D0"/>
    <w:rsid w:val="0063268E"/>
    <w:rsid w:val="00632951"/>
    <w:rsid w:val="0063343A"/>
    <w:rsid w:val="00634F47"/>
    <w:rsid w:val="0063508C"/>
    <w:rsid w:val="006354B9"/>
    <w:rsid w:val="00636A32"/>
    <w:rsid w:val="00636DBC"/>
    <w:rsid w:val="00637950"/>
    <w:rsid w:val="00640177"/>
    <w:rsid w:val="00641316"/>
    <w:rsid w:val="00641454"/>
    <w:rsid w:val="00641B02"/>
    <w:rsid w:val="00643447"/>
    <w:rsid w:val="006439C9"/>
    <w:rsid w:val="00643E44"/>
    <w:rsid w:val="00643EBB"/>
    <w:rsid w:val="006502D7"/>
    <w:rsid w:val="00650600"/>
    <w:rsid w:val="00650C5B"/>
    <w:rsid w:val="00651031"/>
    <w:rsid w:val="00651154"/>
    <w:rsid w:val="006527CF"/>
    <w:rsid w:val="00652A28"/>
    <w:rsid w:val="00652C3A"/>
    <w:rsid w:val="006566B6"/>
    <w:rsid w:val="0065742D"/>
    <w:rsid w:val="00657E1A"/>
    <w:rsid w:val="006604DF"/>
    <w:rsid w:val="0066064F"/>
    <w:rsid w:val="00660B6B"/>
    <w:rsid w:val="00661431"/>
    <w:rsid w:val="00664B34"/>
    <w:rsid w:val="0066501B"/>
    <w:rsid w:val="00666C62"/>
    <w:rsid w:val="00666D08"/>
    <w:rsid w:val="00671096"/>
    <w:rsid w:val="006732A5"/>
    <w:rsid w:val="00674823"/>
    <w:rsid w:val="00675F23"/>
    <w:rsid w:val="00676270"/>
    <w:rsid w:val="00676553"/>
    <w:rsid w:val="0067782A"/>
    <w:rsid w:val="006817BB"/>
    <w:rsid w:val="00682F73"/>
    <w:rsid w:val="00685FE2"/>
    <w:rsid w:val="00687276"/>
    <w:rsid w:val="006915EA"/>
    <w:rsid w:val="006931AF"/>
    <w:rsid w:val="00693AB3"/>
    <w:rsid w:val="00694A1C"/>
    <w:rsid w:val="006953EF"/>
    <w:rsid w:val="006A0B80"/>
    <w:rsid w:val="006A0E72"/>
    <w:rsid w:val="006A25A9"/>
    <w:rsid w:val="006A25E4"/>
    <w:rsid w:val="006A3666"/>
    <w:rsid w:val="006A3ABC"/>
    <w:rsid w:val="006A4AE4"/>
    <w:rsid w:val="006A6EFC"/>
    <w:rsid w:val="006A7C47"/>
    <w:rsid w:val="006B2163"/>
    <w:rsid w:val="006B4D6E"/>
    <w:rsid w:val="006B5C56"/>
    <w:rsid w:val="006B6D52"/>
    <w:rsid w:val="006B79E4"/>
    <w:rsid w:val="006B7A66"/>
    <w:rsid w:val="006B7E93"/>
    <w:rsid w:val="006C0EB1"/>
    <w:rsid w:val="006C1CD4"/>
    <w:rsid w:val="006C3184"/>
    <w:rsid w:val="006C3462"/>
    <w:rsid w:val="006C6CE8"/>
    <w:rsid w:val="006D228D"/>
    <w:rsid w:val="006D24B8"/>
    <w:rsid w:val="006D4329"/>
    <w:rsid w:val="006D4EDA"/>
    <w:rsid w:val="006D5DF6"/>
    <w:rsid w:val="006D5F30"/>
    <w:rsid w:val="006E2139"/>
    <w:rsid w:val="006E214D"/>
    <w:rsid w:val="006E31BC"/>
    <w:rsid w:val="006E3935"/>
    <w:rsid w:val="006E517D"/>
    <w:rsid w:val="006E53B6"/>
    <w:rsid w:val="006E5456"/>
    <w:rsid w:val="006E6395"/>
    <w:rsid w:val="006E66DE"/>
    <w:rsid w:val="006F0B1E"/>
    <w:rsid w:val="006F3EC8"/>
    <w:rsid w:val="006F45BD"/>
    <w:rsid w:val="006F4DB4"/>
    <w:rsid w:val="006F56A9"/>
    <w:rsid w:val="00700639"/>
    <w:rsid w:val="007006FF"/>
    <w:rsid w:val="00702299"/>
    <w:rsid w:val="00704495"/>
    <w:rsid w:val="0070469A"/>
    <w:rsid w:val="00704FAA"/>
    <w:rsid w:val="007053A8"/>
    <w:rsid w:val="007067AD"/>
    <w:rsid w:val="00710DE7"/>
    <w:rsid w:val="00712058"/>
    <w:rsid w:val="00712415"/>
    <w:rsid w:val="007134CF"/>
    <w:rsid w:val="00713B97"/>
    <w:rsid w:val="0071577B"/>
    <w:rsid w:val="0071629C"/>
    <w:rsid w:val="007164F2"/>
    <w:rsid w:val="00716CDA"/>
    <w:rsid w:val="00717436"/>
    <w:rsid w:val="00717801"/>
    <w:rsid w:val="007178D0"/>
    <w:rsid w:val="007207E6"/>
    <w:rsid w:val="0072090D"/>
    <w:rsid w:val="00720BC4"/>
    <w:rsid w:val="007214AC"/>
    <w:rsid w:val="00722BFC"/>
    <w:rsid w:val="00726DE9"/>
    <w:rsid w:val="00730DE2"/>
    <w:rsid w:val="00731CBC"/>
    <w:rsid w:val="00731F0D"/>
    <w:rsid w:val="0073284C"/>
    <w:rsid w:val="0073549D"/>
    <w:rsid w:val="00735CC0"/>
    <w:rsid w:val="00740C94"/>
    <w:rsid w:val="00740E96"/>
    <w:rsid w:val="0074162D"/>
    <w:rsid w:val="00741970"/>
    <w:rsid w:val="007425A9"/>
    <w:rsid w:val="00742721"/>
    <w:rsid w:val="0074340C"/>
    <w:rsid w:val="00745107"/>
    <w:rsid w:val="00745912"/>
    <w:rsid w:val="00745D1A"/>
    <w:rsid w:val="007500C2"/>
    <w:rsid w:val="00750638"/>
    <w:rsid w:val="00754F5F"/>
    <w:rsid w:val="00755DF7"/>
    <w:rsid w:val="00757166"/>
    <w:rsid w:val="00757FD8"/>
    <w:rsid w:val="0076047C"/>
    <w:rsid w:val="00760741"/>
    <w:rsid w:val="00761C78"/>
    <w:rsid w:val="00762815"/>
    <w:rsid w:val="0076390F"/>
    <w:rsid w:val="00763DAD"/>
    <w:rsid w:val="00764643"/>
    <w:rsid w:val="00764D2F"/>
    <w:rsid w:val="00767171"/>
    <w:rsid w:val="00770070"/>
    <w:rsid w:val="00772CFF"/>
    <w:rsid w:val="0077359D"/>
    <w:rsid w:val="00774492"/>
    <w:rsid w:val="0077518F"/>
    <w:rsid w:val="007752C7"/>
    <w:rsid w:val="00776757"/>
    <w:rsid w:val="00776D56"/>
    <w:rsid w:val="00776D73"/>
    <w:rsid w:val="0078138F"/>
    <w:rsid w:val="00781CC2"/>
    <w:rsid w:val="007860D9"/>
    <w:rsid w:val="00787DFB"/>
    <w:rsid w:val="00787E7A"/>
    <w:rsid w:val="007900DB"/>
    <w:rsid w:val="00790B64"/>
    <w:rsid w:val="00792050"/>
    <w:rsid w:val="0079267C"/>
    <w:rsid w:val="0079583D"/>
    <w:rsid w:val="007A00A1"/>
    <w:rsid w:val="007A108B"/>
    <w:rsid w:val="007A119C"/>
    <w:rsid w:val="007A3562"/>
    <w:rsid w:val="007A3A20"/>
    <w:rsid w:val="007A4733"/>
    <w:rsid w:val="007A67BC"/>
    <w:rsid w:val="007A7647"/>
    <w:rsid w:val="007A79CE"/>
    <w:rsid w:val="007A7AF3"/>
    <w:rsid w:val="007A7E38"/>
    <w:rsid w:val="007B297A"/>
    <w:rsid w:val="007B54D6"/>
    <w:rsid w:val="007B5B79"/>
    <w:rsid w:val="007B65A5"/>
    <w:rsid w:val="007B6F13"/>
    <w:rsid w:val="007B7EBB"/>
    <w:rsid w:val="007C04C1"/>
    <w:rsid w:val="007C150B"/>
    <w:rsid w:val="007C2636"/>
    <w:rsid w:val="007C2CB5"/>
    <w:rsid w:val="007C311F"/>
    <w:rsid w:val="007C40A7"/>
    <w:rsid w:val="007C48C7"/>
    <w:rsid w:val="007C4D83"/>
    <w:rsid w:val="007C4F44"/>
    <w:rsid w:val="007C576E"/>
    <w:rsid w:val="007C7904"/>
    <w:rsid w:val="007C7B5D"/>
    <w:rsid w:val="007D11DB"/>
    <w:rsid w:val="007D2BF5"/>
    <w:rsid w:val="007D36CC"/>
    <w:rsid w:val="007D4D43"/>
    <w:rsid w:val="007D574E"/>
    <w:rsid w:val="007D6BD1"/>
    <w:rsid w:val="007D7961"/>
    <w:rsid w:val="007E09C5"/>
    <w:rsid w:val="007E0AE7"/>
    <w:rsid w:val="007E0FCD"/>
    <w:rsid w:val="007E1D71"/>
    <w:rsid w:val="007E2720"/>
    <w:rsid w:val="007E3920"/>
    <w:rsid w:val="007E443E"/>
    <w:rsid w:val="007E4D10"/>
    <w:rsid w:val="007E5B10"/>
    <w:rsid w:val="007E6887"/>
    <w:rsid w:val="007E68B0"/>
    <w:rsid w:val="007E7DED"/>
    <w:rsid w:val="007F045D"/>
    <w:rsid w:val="007F11B1"/>
    <w:rsid w:val="007F1B70"/>
    <w:rsid w:val="007F2128"/>
    <w:rsid w:val="007F251F"/>
    <w:rsid w:val="007F2F30"/>
    <w:rsid w:val="007F3071"/>
    <w:rsid w:val="007F6511"/>
    <w:rsid w:val="007F65A6"/>
    <w:rsid w:val="00801F23"/>
    <w:rsid w:val="00802591"/>
    <w:rsid w:val="00803CB7"/>
    <w:rsid w:val="00803F9B"/>
    <w:rsid w:val="00805131"/>
    <w:rsid w:val="00805166"/>
    <w:rsid w:val="00805833"/>
    <w:rsid w:val="00806F83"/>
    <w:rsid w:val="0081018C"/>
    <w:rsid w:val="00810A9D"/>
    <w:rsid w:val="00811B8B"/>
    <w:rsid w:val="00812B39"/>
    <w:rsid w:val="008130EF"/>
    <w:rsid w:val="008160A6"/>
    <w:rsid w:val="0082154B"/>
    <w:rsid w:val="00821DE0"/>
    <w:rsid w:val="008241C3"/>
    <w:rsid w:val="008258E8"/>
    <w:rsid w:val="00825EFD"/>
    <w:rsid w:val="00827325"/>
    <w:rsid w:val="0082763A"/>
    <w:rsid w:val="008306A5"/>
    <w:rsid w:val="00830963"/>
    <w:rsid w:val="008318D8"/>
    <w:rsid w:val="00831CF7"/>
    <w:rsid w:val="00832C81"/>
    <w:rsid w:val="008339AE"/>
    <w:rsid w:val="008356AF"/>
    <w:rsid w:val="00836067"/>
    <w:rsid w:val="008407FE"/>
    <w:rsid w:val="00840C10"/>
    <w:rsid w:val="00843401"/>
    <w:rsid w:val="00844FDB"/>
    <w:rsid w:val="00845F65"/>
    <w:rsid w:val="0084791D"/>
    <w:rsid w:val="008504D3"/>
    <w:rsid w:val="00850C5F"/>
    <w:rsid w:val="00852419"/>
    <w:rsid w:val="00857B99"/>
    <w:rsid w:val="008600F3"/>
    <w:rsid w:val="008604E5"/>
    <w:rsid w:val="0086101B"/>
    <w:rsid w:val="00861848"/>
    <w:rsid w:val="008644AA"/>
    <w:rsid w:val="00865679"/>
    <w:rsid w:val="00867068"/>
    <w:rsid w:val="00870246"/>
    <w:rsid w:val="00870CFB"/>
    <w:rsid w:val="00872C38"/>
    <w:rsid w:val="0087361B"/>
    <w:rsid w:val="00873E25"/>
    <w:rsid w:val="0087423A"/>
    <w:rsid w:val="0087530C"/>
    <w:rsid w:val="00876248"/>
    <w:rsid w:val="00876DEF"/>
    <w:rsid w:val="00876FF5"/>
    <w:rsid w:val="0087790D"/>
    <w:rsid w:val="00880595"/>
    <w:rsid w:val="00880E2E"/>
    <w:rsid w:val="0088226A"/>
    <w:rsid w:val="00883527"/>
    <w:rsid w:val="00884278"/>
    <w:rsid w:val="00887268"/>
    <w:rsid w:val="008904F4"/>
    <w:rsid w:val="008912D8"/>
    <w:rsid w:val="008926E3"/>
    <w:rsid w:val="00892B36"/>
    <w:rsid w:val="00896B3D"/>
    <w:rsid w:val="008A070E"/>
    <w:rsid w:val="008A1E06"/>
    <w:rsid w:val="008A220C"/>
    <w:rsid w:val="008A2A42"/>
    <w:rsid w:val="008A3253"/>
    <w:rsid w:val="008A5130"/>
    <w:rsid w:val="008A5EB8"/>
    <w:rsid w:val="008A7CB9"/>
    <w:rsid w:val="008B00BD"/>
    <w:rsid w:val="008B15F7"/>
    <w:rsid w:val="008B247E"/>
    <w:rsid w:val="008B2C71"/>
    <w:rsid w:val="008B3532"/>
    <w:rsid w:val="008B3DFC"/>
    <w:rsid w:val="008B58A5"/>
    <w:rsid w:val="008B591D"/>
    <w:rsid w:val="008B60E3"/>
    <w:rsid w:val="008B64DC"/>
    <w:rsid w:val="008B688F"/>
    <w:rsid w:val="008B6A1C"/>
    <w:rsid w:val="008C1D3D"/>
    <w:rsid w:val="008C2145"/>
    <w:rsid w:val="008C6123"/>
    <w:rsid w:val="008D06D9"/>
    <w:rsid w:val="008D252F"/>
    <w:rsid w:val="008D296A"/>
    <w:rsid w:val="008D3501"/>
    <w:rsid w:val="008D3AC9"/>
    <w:rsid w:val="008D3F5D"/>
    <w:rsid w:val="008D4CB6"/>
    <w:rsid w:val="008D595C"/>
    <w:rsid w:val="008D793B"/>
    <w:rsid w:val="008E0924"/>
    <w:rsid w:val="008E0EAD"/>
    <w:rsid w:val="008E1CDA"/>
    <w:rsid w:val="008E1FBF"/>
    <w:rsid w:val="008E29E4"/>
    <w:rsid w:val="008E2BDC"/>
    <w:rsid w:val="008E53A5"/>
    <w:rsid w:val="008E53D1"/>
    <w:rsid w:val="008E7435"/>
    <w:rsid w:val="008F0204"/>
    <w:rsid w:val="008F26C0"/>
    <w:rsid w:val="008F2B66"/>
    <w:rsid w:val="008F44CE"/>
    <w:rsid w:val="008F4B1E"/>
    <w:rsid w:val="008F4F81"/>
    <w:rsid w:val="008F6402"/>
    <w:rsid w:val="008F6741"/>
    <w:rsid w:val="008F6F8E"/>
    <w:rsid w:val="008F7889"/>
    <w:rsid w:val="00900266"/>
    <w:rsid w:val="00902EF2"/>
    <w:rsid w:val="00903E15"/>
    <w:rsid w:val="009079A5"/>
    <w:rsid w:val="00907C5A"/>
    <w:rsid w:val="00912F97"/>
    <w:rsid w:val="009133FF"/>
    <w:rsid w:val="009149FA"/>
    <w:rsid w:val="0091656F"/>
    <w:rsid w:val="00916595"/>
    <w:rsid w:val="0091795C"/>
    <w:rsid w:val="009219AA"/>
    <w:rsid w:val="00923228"/>
    <w:rsid w:val="009251DD"/>
    <w:rsid w:val="009251FF"/>
    <w:rsid w:val="0092764A"/>
    <w:rsid w:val="009324D2"/>
    <w:rsid w:val="00932766"/>
    <w:rsid w:val="00933DF0"/>
    <w:rsid w:val="00934B65"/>
    <w:rsid w:val="00935F7D"/>
    <w:rsid w:val="0093616A"/>
    <w:rsid w:val="00937122"/>
    <w:rsid w:val="009411B2"/>
    <w:rsid w:val="009413A2"/>
    <w:rsid w:val="00943C6A"/>
    <w:rsid w:val="0094631E"/>
    <w:rsid w:val="00950565"/>
    <w:rsid w:val="00950C84"/>
    <w:rsid w:val="00951864"/>
    <w:rsid w:val="00952844"/>
    <w:rsid w:val="00952ADE"/>
    <w:rsid w:val="00955148"/>
    <w:rsid w:val="00955302"/>
    <w:rsid w:val="00955D11"/>
    <w:rsid w:val="00956E09"/>
    <w:rsid w:val="00960873"/>
    <w:rsid w:val="00961944"/>
    <w:rsid w:val="009625B3"/>
    <w:rsid w:val="00963A25"/>
    <w:rsid w:val="00963F22"/>
    <w:rsid w:val="00966D21"/>
    <w:rsid w:val="00971C05"/>
    <w:rsid w:val="00972DB0"/>
    <w:rsid w:val="009746E6"/>
    <w:rsid w:val="00976668"/>
    <w:rsid w:val="009767A9"/>
    <w:rsid w:val="00977996"/>
    <w:rsid w:val="00977BD4"/>
    <w:rsid w:val="009802B0"/>
    <w:rsid w:val="00980CD2"/>
    <w:rsid w:val="0098323A"/>
    <w:rsid w:val="00984946"/>
    <w:rsid w:val="009851F4"/>
    <w:rsid w:val="009859AC"/>
    <w:rsid w:val="00987B18"/>
    <w:rsid w:val="0099012B"/>
    <w:rsid w:val="00991DDD"/>
    <w:rsid w:val="009920CC"/>
    <w:rsid w:val="009935EC"/>
    <w:rsid w:val="00993D3E"/>
    <w:rsid w:val="00994F29"/>
    <w:rsid w:val="00996CB0"/>
    <w:rsid w:val="00997D12"/>
    <w:rsid w:val="00997F8E"/>
    <w:rsid w:val="009A0835"/>
    <w:rsid w:val="009A2270"/>
    <w:rsid w:val="009A24E4"/>
    <w:rsid w:val="009A2ADF"/>
    <w:rsid w:val="009A3C13"/>
    <w:rsid w:val="009A4BD4"/>
    <w:rsid w:val="009A5939"/>
    <w:rsid w:val="009B160D"/>
    <w:rsid w:val="009B1D65"/>
    <w:rsid w:val="009B28E5"/>
    <w:rsid w:val="009B338E"/>
    <w:rsid w:val="009B457A"/>
    <w:rsid w:val="009B4DD7"/>
    <w:rsid w:val="009B6D3E"/>
    <w:rsid w:val="009C0894"/>
    <w:rsid w:val="009C1935"/>
    <w:rsid w:val="009C1E0F"/>
    <w:rsid w:val="009C28D5"/>
    <w:rsid w:val="009C3519"/>
    <w:rsid w:val="009C516A"/>
    <w:rsid w:val="009C6276"/>
    <w:rsid w:val="009C6306"/>
    <w:rsid w:val="009C75EC"/>
    <w:rsid w:val="009C7703"/>
    <w:rsid w:val="009D1481"/>
    <w:rsid w:val="009D30F5"/>
    <w:rsid w:val="009D41A3"/>
    <w:rsid w:val="009D508C"/>
    <w:rsid w:val="009D6502"/>
    <w:rsid w:val="009D6D5E"/>
    <w:rsid w:val="009E08F5"/>
    <w:rsid w:val="009E0A14"/>
    <w:rsid w:val="009E19EF"/>
    <w:rsid w:val="009E1BC9"/>
    <w:rsid w:val="009E41BB"/>
    <w:rsid w:val="009E42DB"/>
    <w:rsid w:val="009E58B8"/>
    <w:rsid w:val="009E5ECC"/>
    <w:rsid w:val="009E63F6"/>
    <w:rsid w:val="009E7FE7"/>
    <w:rsid w:val="009F06F0"/>
    <w:rsid w:val="009F1640"/>
    <w:rsid w:val="009F1C42"/>
    <w:rsid w:val="009F2804"/>
    <w:rsid w:val="009F3479"/>
    <w:rsid w:val="009F38B0"/>
    <w:rsid w:val="009F4624"/>
    <w:rsid w:val="009F476A"/>
    <w:rsid w:val="009F47E5"/>
    <w:rsid w:val="009F4DA2"/>
    <w:rsid w:val="009F678F"/>
    <w:rsid w:val="00A00362"/>
    <w:rsid w:val="00A00DD8"/>
    <w:rsid w:val="00A018E2"/>
    <w:rsid w:val="00A02E92"/>
    <w:rsid w:val="00A0592C"/>
    <w:rsid w:val="00A05EBD"/>
    <w:rsid w:val="00A07ABC"/>
    <w:rsid w:val="00A102AA"/>
    <w:rsid w:val="00A10680"/>
    <w:rsid w:val="00A11514"/>
    <w:rsid w:val="00A134C8"/>
    <w:rsid w:val="00A135A8"/>
    <w:rsid w:val="00A155D9"/>
    <w:rsid w:val="00A159F4"/>
    <w:rsid w:val="00A1602F"/>
    <w:rsid w:val="00A2072F"/>
    <w:rsid w:val="00A208D2"/>
    <w:rsid w:val="00A21FC9"/>
    <w:rsid w:val="00A23658"/>
    <w:rsid w:val="00A23770"/>
    <w:rsid w:val="00A246B3"/>
    <w:rsid w:val="00A2529D"/>
    <w:rsid w:val="00A2575E"/>
    <w:rsid w:val="00A2589F"/>
    <w:rsid w:val="00A25A76"/>
    <w:rsid w:val="00A2729A"/>
    <w:rsid w:val="00A3388F"/>
    <w:rsid w:val="00A35C65"/>
    <w:rsid w:val="00A36592"/>
    <w:rsid w:val="00A37A93"/>
    <w:rsid w:val="00A4113E"/>
    <w:rsid w:val="00A412D8"/>
    <w:rsid w:val="00A4352B"/>
    <w:rsid w:val="00A4356A"/>
    <w:rsid w:val="00A44212"/>
    <w:rsid w:val="00A45E05"/>
    <w:rsid w:val="00A46344"/>
    <w:rsid w:val="00A47D2E"/>
    <w:rsid w:val="00A50B35"/>
    <w:rsid w:val="00A51E31"/>
    <w:rsid w:val="00A52071"/>
    <w:rsid w:val="00A52996"/>
    <w:rsid w:val="00A52F1D"/>
    <w:rsid w:val="00A54008"/>
    <w:rsid w:val="00A55E3B"/>
    <w:rsid w:val="00A561EF"/>
    <w:rsid w:val="00A56907"/>
    <w:rsid w:val="00A5734E"/>
    <w:rsid w:val="00A57542"/>
    <w:rsid w:val="00A57E64"/>
    <w:rsid w:val="00A6161F"/>
    <w:rsid w:val="00A62828"/>
    <w:rsid w:val="00A648C7"/>
    <w:rsid w:val="00A65A47"/>
    <w:rsid w:val="00A6647E"/>
    <w:rsid w:val="00A66D5E"/>
    <w:rsid w:val="00A708A2"/>
    <w:rsid w:val="00A737D5"/>
    <w:rsid w:val="00A73D22"/>
    <w:rsid w:val="00A74AB6"/>
    <w:rsid w:val="00A75280"/>
    <w:rsid w:val="00A7615E"/>
    <w:rsid w:val="00A76206"/>
    <w:rsid w:val="00A769B0"/>
    <w:rsid w:val="00A77B48"/>
    <w:rsid w:val="00A77C13"/>
    <w:rsid w:val="00A80C29"/>
    <w:rsid w:val="00A80CEC"/>
    <w:rsid w:val="00A81CA8"/>
    <w:rsid w:val="00A8548C"/>
    <w:rsid w:val="00A870BD"/>
    <w:rsid w:val="00A9024A"/>
    <w:rsid w:val="00A91E49"/>
    <w:rsid w:val="00A92647"/>
    <w:rsid w:val="00A94E55"/>
    <w:rsid w:val="00A94FA2"/>
    <w:rsid w:val="00A953CC"/>
    <w:rsid w:val="00A95724"/>
    <w:rsid w:val="00A95C9B"/>
    <w:rsid w:val="00A95FDA"/>
    <w:rsid w:val="00A968D5"/>
    <w:rsid w:val="00A978F7"/>
    <w:rsid w:val="00AA150E"/>
    <w:rsid w:val="00AA216F"/>
    <w:rsid w:val="00AA22A0"/>
    <w:rsid w:val="00AA4E7C"/>
    <w:rsid w:val="00AA4EFB"/>
    <w:rsid w:val="00AA6072"/>
    <w:rsid w:val="00AA611E"/>
    <w:rsid w:val="00AA71DC"/>
    <w:rsid w:val="00AB266D"/>
    <w:rsid w:val="00AB2E4E"/>
    <w:rsid w:val="00AB35FE"/>
    <w:rsid w:val="00AB5796"/>
    <w:rsid w:val="00AB7B18"/>
    <w:rsid w:val="00AC093F"/>
    <w:rsid w:val="00AC1E09"/>
    <w:rsid w:val="00AC5563"/>
    <w:rsid w:val="00AC56AA"/>
    <w:rsid w:val="00AD00A1"/>
    <w:rsid w:val="00AD0C4B"/>
    <w:rsid w:val="00AD261F"/>
    <w:rsid w:val="00AD548B"/>
    <w:rsid w:val="00AD673C"/>
    <w:rsid w:val="00AD6AD3"/>
    <w:rsid w:val="00AE0971"/>
    <w:rsid w:val="00AE0E17"/>
    <w:rsid w:val="00AE0E70"/>
    <w:rsid w:val="00AE0FE0"/>
    <w:rsid w:val="00AE18A7"/>
    <w:rsid w:val="00AE2162"/>
    <w:rsid w:val="00AE28DB"/>
    <w:rsid w:val="00AE4C19"/>
    <w:rsid w:val="00AF15C4"/>
    <w:rsid w:val="00AF25A4"/>
    <w:rsid w:val="00AF2A68"/>
    <w:rsid w:val="00AF2A69"/>
    <w:rsid w:val="00AF2C19"/>
    <w:rsid w:val="00AF3F42"/>
    <w:rsid w:val="00AF6223"/>
    <w:rsid w:val="00AF62F1"/>
    <w:rsid w:val="00AF6900"/>
    <w:rsid w:val="00B03CB9"/>
    <w:rsid w:val="00B04B2C"/>
    <w:rsid w:val="00B04B9A"/>
    <w:rsid w:val="00B059E1"/>
    <w:rsid w:val="00B071EE"/>
    <w:rsid w:val="00B1021A"/>
    <w:rsid w:val="00B108A4"/>
    <w:rsid w:val="00B10D05"/>
    <w:rsid w:val="00B112F7"/>
    <w:rsid w:val="00B1178D"/>
    <w:rsid w:val="00B12E56"/>
    <w:rsid w:val="00B13BFE"/>
    <w:rsid w:val="00B15905"/>
    <w:rsid w:val="00B16B2D"/>
    <w:rsid w:val="00B20E92"/>
    <w:rsid w:val="00B245D0"/>
    <w:rsid w:val="00B25565"/>
    <w:rsid w:val="00B269C6"/>
    <w:rsid w:val="00B278C5"/>
    <w:rsid w:val="00B345C9"/>
    <w:rsid w:val="00B3518B"/>
    <w:rsid w:val="00B35980"/>
    <w:rsid w:val="00B36FAE"/>
    <w:rsid w:val="00B37081"/>
    <w:rsid w:val="00B4082A"/>
    <w:rsid w:val="00B43712"/>
    <w:rsid w:val="00B43E43"/>
    <w:rsid w:val="00B44296"/>
    <w:rsid w:val="00B44B56"/>
    <w:rsid w:val="00B44D2B"/>
    <w:rsid w:val="00B4542A"/>
    <w:rsid w:val="00B462EE"/>
    <w:rsid w:val="00B46325"/>
    <w:rsid w:val="00B47362"/>
    <w:rsid w:val="00B479C3"/>
    <w:rsid w:val="00B500DE"/>
    <w:rsid w:val="00B50B5F"/>
    <w:rsid w:val="00B50E32"/>
    <w:rsid w:val="00B51564"/>
    <w:rsid w:val="00B522EE"/>
    <w:rsid w:val="00B524DD"/>
    <w:rsid w:val="00B52CE9"/>
    <w:rsid w:val="00B54676"/>
    <w:rsid w:val="00B57AFC"/>
    <w:rsid w:val="00B6094C"/>
    <w:rsid w:val="00B609DE"/>
    <w:rsid w:val="00B60ABB"/>
    <w:rsid w:val="00B614AE"/>
    <w:rsid w:val="00B61781"/>
    <w:rsid w:val="00B62516"/>
    <w:rsid w:val="00B64579"/>
    <w:rsid w:val="00B6680B"/>
    <w:rsid w:val="00B67F66"/>
    <w:rsid w:val="00B703C6"/>
    <w:rsid w:val="00B7099F"/>
    <w:rsid w:val="00B70F38"/>
    <w:rsid w:val="00B718D1"/>
    <w:rsid w:val="00B72019"/>
    <w:rsid w:val="00B7493A"/>
    <w:rsid w:val="00B7568C"/>
    <w:rsid w:val="00B7591D"/>
    <w:rsid w:val="00B80362"/>
    <w:rsid w:val="00B80D09"/>
    <w:rsid w:val="00B819BF"/>
    <w:rsid w:val="00B81F4E"/>
    <w:rsid w:val="00B8342E"/>
    <w:rsid w:val="00B8536C"/>
    <w:rsid w:val="00B85C14"/>
    <w:rsid w:val="00B91C8C"/>
    <w:rsid w:val="00B9232A"/>
    <w:rsid w:val="00B923CF"/>
    <w:rsid w:val="00B93AB7"/>
    <w:rsid w:val="00B93C37"/>
    <w:rsid w:val="00B9631D"/>
    <w:rsid w:val="00B97C71"/>
    <w:rsid w:val="00BA181C"/>
    <w:rsid w:val="00BA1CE9"/>
    <w:rsid w:val="00BA2D38"/>
    <w:rsid w:val="00BA36A0"/>
    <w:rsid w:val="00BA477C"/>
    <w:rsid w:val="00BA4E54"/>
    <w:rsid w:val="00BA6C12"/>
    <w:rsid w:val="00BA70F1"/>
    <w:rsid w:val="00BA7335"/>
    <w:rsid w:val="00BB7064"/>
    <w:rsid w:val="00BC0491"/>
    <w:rsid w:val="00BC09A9"/>
    <w:rsid w:val="00BC0E13"/>
    <w:rsid w:val="00BC1532"/>
    <w:rsid w:val="00BC165D"/>
    <w:rsid w:val="00BC2A32"/>
    <w:rsid w:val="00BC2CEB"/>
    <w:rsid w:val="00BC4308"/>
    <w:rsid w:val="00BC4EEB"/>
    <w:rsid w:val="00BC5350"/>
    <w:rsid w:val="00BD0445"/>
    <w:rsid w:val="00BD13A6"/>
    <w:rsid w:val="00BD1617"/>
    <w:rsid w:val="00BD2D53"/>
    <w:rsid w:val="00BD30A7"/>
    <w:rsid w:val="00BD4138"/>
    <w:rsid w:val="00BD4C2D"/>
    <w:rsid w:val="00BD6594"/>
    <w:rsid w:val="00BE1C99"/>
    <w:rsid w:val="00BE234D"/>
    <w:rsid w:val="00BE361C"/>
    <w:rsid w:val="00BE540D"/>
    <w:rsid w:val="00BE6B48"/>
    <w:rsid w:val="00BF0E40"/>
    <w:rsid w:val="00BF106C"/>
    <w:rsid w:val="00BF177A"/>
    <w:rsid w:val="00BF344D"/>
    <w:rsid w:val="00BF6041"/>
    <w:rsid w:val="00BF7EDF"/>
    <w:rsid w:val="00C0271D"/>
    <w:rsid w:val="00C029CB"/>
    <w:rsid w:val="00C03F68"/>
    <w:rsid w:val="00C044E9"/>
    <w:rsid w:val="00C049A4"/>
    <w:rsid w:val="00C056E3"/>
    <w:rsid w:val="00C0642D"/>
    <w:rsid w:val="00C10957"/>
    <w:rsid w:val="00C10CE8"/>
    <w:rsid w:val="00C10FC6"/>
    <w:rsid w:val="00C13BD9"/>
    <w:rsid w:val="00C13EB5"/>
    <w:rsid w:val="00C14F9B"/>
    <w:rsid w:val="00C15D4B"/>
    <w:rsid w:val="00C20A68"/>
    <w:rsid w:val="00C20A81"/>
    <w:rsid w:val="00C211C1"/>
    <w:rsid w:val="00C225A0"/>
    <w:rsid w:val="00C23C91"/>
    <w:rsid w:val="00C261B4"/>
    <w:rsid w:val="00C26A3E"/>
    <w:rsid w:val="00C3087F"/>
    <w:rsid w:val="00C31660"/>
    <w:rsid w:val="00C316CD"/>
    <w:rsid w:val="00C31B30"/>
    <w:rsid w:val="00C32981"/>
    <w:rsid w:val="00C33AAA"/>
    <w:rsid w:val="00C35820"/>
    <w:rsid w:val="00C35CC1"/>
    <w:rsid w:val="00C40FFC"/>
    <w:rsid w:val="00C41856"/>
    <w:rsid w:val="00C42638"/>
    <w:rsid w:val="00C430C4"/>
    <w:rsid w:val="00C434AE"/>
    <w:rsid w:val="00C438F7"/>
    <w:rsid w:val="00C43C19"/>
    <w:rsid w:val="00C5107D"/>
    <w:rsid w:val="00C513E8"/>
    <w:rsid w:val="00C5275F"/>
    <w:rsid w:val="00C52E5F"/>
    <w:rsid w:val="00C53C32"/>
    <w:rsid w:val="00C54B32"/>
    <w:rsid w:val="00C56946"/>
    <w:rsid w:val="00C56CDC"/>
    <w:rsid w:val="00C56DB8"/>
    <w:rsid w:val="00C61A18"/>
    <w:rsid w:val="00C61FDE"/>
    <w:rsid w:val="00C65CC5"/>
    <w:rsid w:val="00C72A09"/>
    <w:rsid w:val="00C73E64"/>
    <w:rsid w:val="00C75B21"/>
    <w:rsid w:val="00C75E45"/>
    <w:rsid w:val="00C76357"/>
    <w:rsid w:val="00C76DC2"/>
    <w:rsid w:val="00C771EA"/>
    <w:rsid w:val="00C7744D"/>
    <w:rsid w:val="00C7767B"/>
    <w:rsid w:val="00C779BB"/>
    <w:rsid w:val="00C81D4F"/>
    <w:rsid w:val="00C8224F"/>
    <w:rsid w:val="00C829F0"/>
    <w:rsid w:val="00C84A24"/>
    <w:rsid w:val="00C84DD8"/>
    <w:rsid w:val="00C84FC8"/>
    <w:rsid w:val="00C85B05"/>
    <w:rsid w:val="00C85FE3"/>
    <w:rsid w:val="00C87273"/>
    <w:rsid w:val="00C87BB6"/>
    <w:rsid w:val="00C93B9B"/>
    <w:rsid w:val="00C94553"/>
    <w:rsid w:val="00C94825"/>
    <w:rsid w:val="00C94FEE"/>
    <w:rsid w:val="00C96D8D"/>
    <w:rsid w:val="00CA0146"/>
    <w:rsid w:val="00CA0F4C"/>
    <w:rsid w:val="00CA12DF"/>
    <w:rsid w:val="00CA169F"/>
    <w:rsid w:val="00CA20F2"/>
    <w:rsid w:val="00CA3785"/>
    <w:rsid w:val="00CA6F1E"/>
    <w:rsid w:val="00CB03FB"/>
    <w:rsid w:val="00CB06EB"/>
    <w:rsid w:val="00CB3AC5"/>
    <w:rsid w:val="00CB6B9F"/>
    <w:rsid w:val="00CB7C78"/>
    <w:rsid w:val="00CC0014"/>
    <w:rsid w:val="00CC0507"/>
    <w:rsid w:val="00CC07A4"/>
    <w:rsid w:val="00CC4A37"/>
    <w:rsid w:val="00CC4B9B"/>
    <w:rsid w:val="00CC4F41"/>
    <w:rsid w:val="00CC587D"/>
    <w:rsid w:val="00CC5CEF"/>
    <w:rsid w:val="00CC782E"/>
    <w:rsid w:val="00CC7C4E"/>
    <w:rsid w:val="00CD0C92"/>
    <w:rsid w:val="00CD1247"/>
    <w:rsid w:val="00CD12E9"/>
    <w:rsid w:val="00CD1810"/>
    <w:rsid w:val="00CD3C75"/>
    <w:rsid w:val="00CD4F24"/>
    <w:rsid w:val="00CD5587"/>
    <w:rsid w:val="00CD648D"/>
    <w:rsid w:val="00CD7A58"/>
    <w:rsid w:val="00CE089E"/>
    <w:rsid w:val="00CE1069"/>
    <w:rsid w:val="00CE406A"/>
    <w:rsid w:val="00CE568C"/>
    <w:rsid w:val="00CE5A66"/>
    <w:rsid w:val="00CE74E6"/>
    <w:rsid w:val="00CE7BBE"/>
    <w:rsid w:val="00CF02E3"/>
    <w:rsid w:val="00CF1DD4"/>
    <w:rsid w:val="00CF2E35"/>
    <w:rsid w:val="00CF42FF"/>
    <w:rsid w:val="00CF48A4"/>
    <w:rsid w:val="00CF545E"/>
    <w:rsid w:val="00D0072F"/>
    <w:rsid w:val="00D02D02"/>
    <w:rsid w:val="00D030A2"/>
    <w:rsid w:val="00D04401"/>
    <w:rsid w:val="00D047D0"/>
    <w:rsid w:val="00D062FB"/>
    <w:rsid w:val="00D07142"/>
    <w:rsid w:val="00D074C4"/>
    <w:rsid w:val="00D100CD"/>
    <w:rsid w:val="00D10A1D"/>
    <w:rsid w:val="00D14E60"/>
    <w:rsid w:val="00D21011"/>
    <w:rsid w:val="00D22471"/>
    <w:rsid w:val="00D2281F"/>
    <w:rsid w:val="00D237E7"/>
    <w:rsid w:val="00D251C4"/>
    <w:rsid w:val="00D26277"/>
    <w:rsid w:val="00D3103D"/>
    <w:rsid w:val="00D334A1"/>
    <w:rsid w:val="00D33653"/>
    <w:rsid w:val="00D35269"/>
    <w:rsid w:val="00D35818"/>
    <w:rsid w:val="00D358D2"/>
    <w:rsid w:val="00D35A62"/>
    <w:rsid w:val="00D37456"/>
    <w:rsid w:val="00D37768"/>
    <w:rsid w:val="00D37C41"/>
    <w:rsid w:val="00D402DC"/>
    <w:rsid w:val="00D41865"/>
    <w:rsid w:val="00D43095"/>
    <w:rsid w:val="00D43554"/>
    <w:rsid w:val="00D50A45"/>
    <w:rsid w:val="00D51BB4"/>
    <w:rsid w:val="00D532A4"/>
    <w:rsid w:val="00D56674"/>
    <w:rsid w:val="00D568B3"/>
    <w:rsid w:val="00D577D1"/>
    <w:rsid w:val="00D57AE9"/>
    <w:rsid w:val="00D6008E"/>
    <w:rsid w:val="00D6187C"/>
    <w:rsid w:val="00D629E9"/>
    <w:rsid w:val="00D63B63"/>
    <w:rsid w:val="00D63BCA"/>
    <w:rsid w:val="00D6569D"/>
    <w:rsid w:val="00D714BB"/>
    <w:rsid w:val="00D71A2E"/>
    <w:rsid w:val="00D72765"/>
    <w:rsid w:val="00D727A2"/>
    <w:rsid w:val="00D72920"/>
    <w:rsid w:val="00D74384"/>
    <w:rsid w:val="00D76FF4"/>
    <w:rsid w:val="00D775A7"/>
    <w:rsid w:val="00D81797"/>
    <w:rsid w:val="00D828AD"/>
    <w:rsid w:val="00D84032"/>
    <w:rsid w:val="00D84694"/>
    <w:rsid w:val="00D84FD1"/>
    <w:rsid w:val="00D85CBC"/>
    <w:rsid w:val="00D865AD"/>
    <w:rsid w:val="00D916CA"/>
    <w:rsid w:val="00D91D1E"/>
    <w:rsid w:val="00D926FB"/>
    <w:rsid w:val="00D935C1"/>
    <w:rsid w:val="00D93B79"/>
    <w:rsid w:val="00D959A3"/>
    <w:rsid w:val="00D9663E"/>
    <w:rsid w:val="00D97392"/>
    <w:rsid w:val="00D9741C"/>
    <w:rsid w:val="00DA2B7C"/>
    <w:rsid w:val="00DA33A0"/>
    <w:rsid w:val="00DA398A"/>
    <w:rsid w:val="00DA51AB"/>
    <w:rsid w:val="00DA53E4"/>
    <w:rsid w:val="00DA7124"/>
    <w:rsid w:val="00DA75B0"/>
    <w:rsid w:val="00DA76AE"/>
    <w:rsid w:val="00DB1E36"/>
    <w:rsid w:val="00DB2275"/>
    <w:rsid w:val="00DB5DD1"/>
    <w:rsid w:val="00DB65A9"/>
    <w:rsid w:val="00DB6DC4"/>
    <w:rsid w:val="00DB6DE7"/>
    <w:rsid w:val="00DC0B64"/>
    <w:rsid w:val="00DC0FCC"/>
    <w:rsid w:val="00DC1BE6"/>
    <w:rsid w:val="00DC30E0"/>
    <w:rsid w:val="00DC33AD"/>
    <w:rsid w:val="00DC5545"/>
    <w:rsid w:val="00DC5BC9"/>
    <w:rsid w:val="00DC633A"/>
    <w:rsid w:val="00DD0CAB"/>
    <w:rsid w:val="00DD1B82"/>
    <w:rsid w:val="00DD34A8"/>
    <w:rsid w:val="00DD3BAC"/>
    <w:rsid w:val="00DD73CC"/>
    <w:rsid w:val="00DD7C5B"/>
    <w:rsid w:val="00DD7EBF"/>
    <w:rsid w:val="00DE041B"/>
    <w:rsid w:val="00DE1105"/>
    <w:rsid w:val="00DE1145"/>
    <w:rsid w:val="00DE1636"/>
    <w:rsid w:val="00DE1793"/>
    <w:rsid w:val="00DE1DEC"/>
    <w:rsid w:val="00DE3A41"/>
    <w:rsid w:val="00DE4822"/>
    <w:rsid w:val="00DE4905"/>
    <w:rsid w:val="00DE49D2"/>
    <w:rsid w:val="00DE5014"/>
    <w:rsid w:val="00DE6E08"/>
    <w:rsid w:val="00DE7538"/>
    <w:rsid w:val="00DF0C96"/>
    <w:rsid w:val="00DF38C0"/>
    <w:rsid w:val="00DF44DB"/>
    <w:rsid w:val="00DF4F9D"/>
    <w:rsid w:val="00DF51EE"/>
    <w:rsid w:val="00DF5FB4"/>
    <w:rsid w:val="00DF6657"/>
    <w:rsid w:val="00DF6E19"/>
    <w:rsid w:val="00DF720E"/>
    <w:rsid w:val="00E02873"/>
    <w:rsid w:val="00E029A5"/>
    <w:rsid w:val="00E043B2"/>
    <w:rsid w:val="00E05B4B"/>
    <w:rsid w:val="00E06FE0"/>
    <w:rsid w:val="00E1029D"/>
    <w:rsid w:val="00E119B7"/>
    <w:rsid w:val="00E11D97"/>
    <w:rsid w:val="00E127E8"/>
    <w:rsid w:val="00E133E8"/>
    <w:rsid w:val="00E1551C"/>
    <w:rsid w:val="00E1743F"/>
    <w:rsid w:val="00E2097A"/>
    <w:rsid w:val="00E21C6E"/>
    <w:rsid w:val="00E22019"/>
    <w:rsid w:val="00E23EB5"/>
    <w:rsid w:val="00E24F96"/>
    <w:rsid w:val="00E261C7"/>
    <w:rsid w:val="00E26FC3"/>
    <w:rsid w:val="00E31BD6"/>
    <w:rsid w:val="00E31F4B"/>
    <w:rsid w:val="00E32330"/>
    <w:rsid w:val="00E339FB"/>
    <w:rsid w:val="00E34104"/>
    <w:rsid w:val="00E352E7"/>
    <w:rsid w:val="00E353BB"/>
    <w:rsid w:val="00E3767D"/>
    <w:rsid w:val="00E37D14"/>
    <w:rsid w:val="00E40264"/>
    <w:rsid w:val="00E4201F"/>
    <w:rsid w:val="00E4390F"/>
    <w:rsid w:val="00E47F44"/>
    <w:rsid w:val="00E50B15"/>
    <w:rsid w:val="00E53F06"/>
    <w:rsid w:val="00E55511"/>
    <w:rsid w:val="00E55846"/>
    <w:rsid w:val="00E56128"/>
    <w:rsid w:val="00E5612B"/>
    <w:rsid w:val="00E5647E"/>
    <w:rsid w:val="00E57E6D"/>
    <w:rsid w:val="00E62693"/>
    <w:rsid w:val="00E639C6"/>
    <w:rsid w:val="00E63F4F"/>
    <w:rsid w:val="00E652A9"/>
    <w:rsid w:val="00E65B2F"/>
    <w:rsid w:val="00E65CF4"/>
    <w:rsid w:val="00E65D3D"/>
    <w:rsid w:val="00E67624"/>
    <w:rsid w:val="00E67F3D"/>
    <w:rsid w:val="00E72422"/>
    <w:rsid w:val="00E72627"/>
    <w:rsid w:val="00E745E3"/>
    <w:rsid w:val="00E771AE"/>
    <w:rsid w:val="00E77ACD"/>
    <w:rsid w:val="00E77B0B"/>
    <w:rsid w:val="00E803A6"/>
    <w:rsid w:val="00E816C5"/>
    <w:rsid w:val="00E81891"/>
    <w:rsid w:val="00E827EF"/>
    <w:rsid w:val="00E8558E"/>
    <w:rsid w:val="00E856EB"/>
    <w:rsid w:val="00E85853"/>
    <w:rsid w:val="00E87CDF"/>
    <w:rsid w:val="00E9047D"/>
    <w:rsid w:val="00E93000"/>
    <w:rsid w:val="00E93A6D"/>
    <w:rsid w:val="00E93BA0"/>
    <w:rsid w:val="00E94BCC"/>
    <w:rsid w:val="00E95CD5"/>
    <w:rsid w:val="00E96EFE"/>
    <w:rsid w:val="00E9760F"/>
    <w:rsid w:val="00EA021B"/>
    <w:rsid w:val="00EA0F24"/>
    <w:rsid w:val="00EA115C"/>
    <w:rsid w:val="00EA3955"/>
    <w:rsid w:val="00EA47DE"/>
    <w:rsid w:val="00EA49B8"/>
    <w:rsid w:val="00EA50A2"/>
    <w:rsid w:val="00EA723A"/>
    <w:rsid w:val="00EB7250"/>
    <w:rsid w:val="00EC086B"/>
    <w:rsid w:val="00EC129E"/>
    <w:rsid w:val="00EC3EAB"/>
    <w:rsid w:val="00EC4027"/>
    <w:rsid w:val="00EC4A0C"/>
    <w:rsid w:val="00EC52CB"/>
    <w:rsid w:val="00EC7B09"/>
    <w:rsid w:val="00ED0985"/>
    <w:rsid w:val="00ED1ABB"/>
    <w:rsid w:val="00ED4CAA"/>
    <w:rsid w:val="00ED6834"/>
    <w:rsid w:val="00ED68F8"/>
    <w:rsid w:val="00ED694A"/>
    <w:rsid w:val="00ED7348"/>
    <w:rsid w:val="00EE1202"/>
    <w:rsid w:val="00EE1220"/>
    <w:rsid w:val="00EE19EE"/>
    <w:rsid w:val="00EE2F13"/>
    <w:rsid w:val="00EE437D"/>
    <w:rsid w:val="00EE4E6C"/>
    <w:rsid w:val="00EE4F17"/>
    <w:rsid w:val="00EE5E97"/>
    <w:rsid w:val="00EE6B08"/>
    <w:rsid w:val="00EF1836"/>
    <w:rsid w:val="00EF1917"/>
    <w:rsid w:val="00EF5680"/>
    <w:rsid w:val="00EF5D2B"/>
    <w:rsid w:val="00EF686E"/>
    <w:rsid w:val="00EF6A83"/>
    <w:rsid w:val="00EF70F6"/>
    <w:rsid w:val="00EF7AD1"/>
    <w:rsid w:val="00F006DE"/>
    <w:rsid w:val="00F007B0"/>
    <w:rsid w:val="00F01EEA"/>
    <w:rsid w:val="00F02E06"/>
    <w:rsid w:val="00F03F19"/>
    <w:rsid w:val="00F042B9"/>
    <w:rsid w:val="00F04F2D"/>
    <w:rsid w:val="00F1168F"/>
    <w:rsid w:val="00F11810"/>
    <w:rsid w:val="00F11A6B"/>
    <w:rsid w:val="00F13016"/>
    <w:rsid w:val="00F14064"/>
    <w:rsid w:val="00F15907"/>
    <w:rsid w:val="00F20DCF"/>
    <w:rsid w:val="00F211E1"/>
    <w:rsid w:val="00F23017"/>
    <w:rsid w:val="00F23F17"/>
    <w:rsid w:val="00F25E06"/>
    <w:rsid w:val="00F30795"/>
    <w:rsid w:val="00F328DA"/>
    <w:rsid w:val="00F32A7F"/>
    <w:rsid w:val="00F331B7"/>
    <w:rsid w:val="00F3327F"/>
    <w:rsid w:val="00F345AD"/>
    <w:rsid w:val="00F34AB6"/>
    <w:rsid w:val="00F3658D"/>
    <w:rsid w:val="00F37260"/>
    <w:rsid w:val="00F40109"/>
    <w:rsid w:val="00F40252"/>
    <w:rsid w:val="00F404DB"/>
    <w:rsid w:val="00F40E92"/>
    <w:rsid w:val="00F41BD2"/>
    <w:rsid w:val="00F429FA"/>
    <w:rsid w:val="00F42D80"/>
    <w:rsid w:val="00F430AD"/>
    <w:rsid w:val="00F43B95"/>
    <w:rsid w:val="00F44705"/>
    <w:rsid w:val="00F45116"/>
    <w:rsid w:val="00F45CD7"/>
    <w:rsid w:val="00F46EA9"/>
    <w:rsid w:val="00F5269F"/>
    <w:rsid w:val="00F53B50"/>
    <w:rsid w:val="00F551A5"/>
    <w:rsid w:val="00F5664C"/>
    <w:rsid w:val="00F568C7"/>
    <w:rsid w:val="00F5716D"/>
    <w:rsid w:val="00F6254B"/>
    <w:rsid w:val="00F62648"/>
    <w:rsid w:val="00F648FB"/>
    <w:rsid w:val="00F65D19"/>
    <w:rsid w:val="00F6671E"/>
    <w:rsid w:val="00F66A14"/>
    <w:rsid w:val="00F70242"/>
    <w:rsid w:val="00F72B30"/>
    <w:rsid w:val="00F7354C"/>
    <w:rsid w:val="00F75058"/>
    <w:rsid w:val="00F7574B"/>
    <w:rsid w:val="00F7671C"/>
    <w:rsid w:val="00F76B32"/>
    <w:rsid w:val="00F76EAD"/>
    <w:rsid w:val="00F770C8"/>
    <w:rsid w:val="00F77531"/>
    <w:rsid w:val="00F77910"/>
    <w:rsid w:val="00F810F8"/>
    <w:rsid w:val="00F8118D"/>
    <w:rsid w:val="00F8270B"/>
    <w:rsid w:val="00F827F8"/>
    <w:rsid w:val="00F842B2"/>
    <w:rsid w:val="00F850A9"/>
    <w:rsid w:val="00F856A6"/>
    <w:rsid w:val="00F85902"/>
    <w:rsid w:val="00F86A0B"/>
    <w:rsid w:val="00F87343"/>
    <w:rsid w:val="00F8743C"/>
    <w:rsid w:val="00F87FFB"/>
    <w:rsid w:val="00F9065F"/>
    <w:rsid w:val="00F92B3F"/>
    <w:rsid w:val="00F93E85"/>
    <w:rsid w:val="00F94379"/>
    <w:rsid w:val="00F9523D"/>
    <w:rsid w:val="00F96724"/>
    <w:rsid w:val="00F96B8F"/>
    <w:rsid w:val="00F9723B"/>
    <w:rsid w:val="00FA0BB5"/>
    <w:rsid w:val="00FA1469"/>
    <w:rsid w:val="00FA1F14"/>
    <w:rsid w:val="00FA2269"/>
    <w:rsid w:val="00FA3265"/>
    <w:rsid w:val="00FA3965"/>
    <w:rsid w:val="00FA3D4B"/>
    <w:rsid w:val="00FA5700"/>
    <w:rsid w:val="00FA6086"/>
    <w:rsid w:val="00FA7191"/>
    <w:rsid w:val="00FB07F5"/>
    <w:rsid w:val="00FB1E35"/>
    <w:rsid w:val="00FB2212"/>
    <w:rsid w:val="00FB267F"/>
    <w:rsid w:val="00FB3351"/>
    <w:rsid w:val="00FB4BFC"/>
    <w:rsid w:val="00FB5112"/>
    <w:rsid w:val="00FB51DB"/>
    <w:rsid w:val="00FC06AA"/>
    <w:rsid w:val="00FC09F0"/>
    <w:rsid w:val="00FC1F9D"/>
    <w:rsid w:val="00FC2867"/>
    <w:rsid w:val="00FD2DFD"/>
    <w:rsid w:val="00FD3308"/>
    <w:rsid w:val="00FD36B3"/>
    <w:rsid w:val="00FD6145"/>
    <w:rsid w:val="00FD6286"/>
    <w:rsid w:val="00FD6513"/>
    <w:rsid w:val="00FE5DC6"/>
    <w:rsid w:val="00FE7B73"/>
    <w:rsid w:val="00FF0A13"/>
    <w:rsid w:val="00FF12BB"/>
    <w:rsid w:val="00FF1510"/>
    <w:rsid w:val="00FF7AF1"/>
    <w:rsid w:val="00FF7C51"/>
  </w:rsids>
  <m:mathPr>
    <m:mathFont m:val="Cambria Math"/>
    <m:brkBin m:val="before"/>
    <m:brkBinSub m:val="--"/>
    <m:smallFrac m:val="0"/>
    <m:dispDef/>
    <m:lMargin m:val="0"/>
    <m:rMargin m:val="0"/>
    <m:defJc m:val="centerGroup"/>
    <m:wrapIndent m:val="1440"/>
    <m:intLim m:val="subSup"/>
    <m:naryLim m:val="undOvr"/>
  </m:mathPr>
  <w:themeFontLang w:val="pt-BR" w:eastAsia="zh-CN" w:bidi="ar-SA"/>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6940878A"/>
  <w15:chartTrackingRefBased/>
  <w15:docId w15:val="{B493693A-3FC6-478D-8591-C88B3E1B6F2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imes New Roman" w:eastAsia="Times New Roman" w:hAnsi="Times New Roman" w:cs="Times New Roman"/>
        <w:lang w:val="pt-BR" w:eastAsia="pt-BR" w:bidi="ar-SA"/>
      </w:rPr>
    </w:rPrDefault>
    <w:pPrDefault/>
  </w:docDefaults>
  <w:latentStyles w:defLockedState="0" w:defUIPriority="0" w:defSemiHidden="0" w:defUnhideWhenUsed="0" w:defQFormat="0" w:count="376">
    <w:lsdException w:name="Normal" w:qFormat="1"/>
    <w:lsdException w:name="heading 1" w:uiPriority="99"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qFormat="1"/>
    <w:lsdException w:name="heading 7" w:semiHidden="1" w:unhideWhenUsed="1" w:qFormat="1"/>
    <w:lsdException w:name="heading 8" w:semiHidden="1" w:unhideWhenUsed="1" w:qFormat="1"/>
    <w:lsdException w:name="heading 9" w:semiHidden="1" w:unhideWhenUsed="1" w:qFormat="1"/>
    <w:lsdException w:name="footnote text" w:uiPriority="99"/>
    <w:lsdException w:name="header" w:uiPriority="99"/>
    <w:lsdException w:name="footer" w:uiPriority="99"/>
    <w:lsdException w:name="caption" w:semiHidden="1" w:unhideWhenUsed="1" w:qFormat="1"/>
    <w:lsdException w:name="footnote reference" w:uiPriority="99"/>
    <w:lsdException w:name="annotation reference" w:uiPriority="99"/>
    <w:lsdException w:name="Title" w:qFormat="1"/>
    <w:lsdException w:name="Default Paragraph Font" w:uiPriority="1"/>
    <w:lsdException w:name="Subtitle" w:qFormat="1"/>
    <w:lsdException w:name="Strong" w:qFormat="1"/>
    <w:lsdException w:name="Emphasis" w:qFormat="1"/>
    <w:lsdException w:name="Normal (Web)" w:uiPriority="99"/>
    <w:lsdException w:name="HTML Definition" w:semiHidden="1" w:unhideWhenUsed="1"/>
    <w:lsdException w:name="HTML Keyboard" w:semiHidden="1" w:unhideWhenUsed="1"/>
    <w:lsdException w:name="HTML Preformatted"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uiPriority="99" w:unhideWhenUsed="1"/>
    <w:lsdException w:name="No Spacing" w:uiPriority="99" w:qFormat="1"/>
    <w:lsdException w:name="Light Shading" w:uiPriority="99"/>
    <w:lsdException w:name="Light List" w:uiPriority="99"/>
    <w:lsdException w:name="Light Grid" w:uiPriority="99"/>
    <w:lsdException w:name="Medium Shading 1" w:uiPriority="99"/>
    <w:lsdException w:name="Medium Shading 2" w:uiPriority="99"/>
    <w:lsdException w:name="Medium List 1" w:uiPriority="99"/>
    <w:lsdException w:name="Medium List 2" w:uiPriority="99"/>
    <w:lsdException w:name="Medium Grid 1" w:uiPriority="99"/>
    <w:lsdException w:name="Medium Grid 2" w:uiPriority="1" w:qFormat="1"/>
    <w:lsdException w:name="Medium Grid 3" w:uiPriority="60"/>
    <w:lsdException w:name="Dark List" w:uiPriority="61"/>
    <w:lsdException w:name="Colorful Shading" w:uiPriority="62"/>
    <w:lsdException w:name="Colorful List" w:uiPriority="63"/>
    <w:lsdException w:name="Colorful Grid" w:uiPriority="64"/>
    <w:lsdException w:name="Light Shading Accent 1" w:uiPriority="65"/>
    <w:lsdException w:name="Light List Accent 1" w:uiPriority="66"/>
    <w:lsdException w:name="Light Grid Accent 1" w:uiPriority="67"/>
    <w:lsdException w:name="Medium Shading 1 Accent 1" w:uiPriority="68"/>
    <w:lsdException w:name="Medium Shading 2 Accent 1" w:uiPriority="69"/>
    <w:lsdException w:name="Medium List 1 Accent 1" w:uiPriority="70"/>
    <w:lsdException w:name="Revision" w:semiHidden="1" w:uiPriority="71" w:unhideWhenUsed="1"/>
    <w:lsdException w:name="List Paragraph" w:uiPriority="34" w:qFormat="1"/>
    <w:lsdException w:name="Quote" w:uiPriority="73" w:qFormat="1"/>
    <w:lsdException w:name="Intense Quote" w:uiPriority="60" w:qFormat="1"/>
    <w:lsdException w:name="Medium List 2 Accent 1" w:uiPriority="61"/>
    <w:lsdException w:name="Medium Grid 1 Accent 1" w:uiPriority="62"/>
    <w:lsdException w:name="Medium Grid 2 Accent 1" w:uiPriority="63"/>
    <w:lsdException w:name="Medium Grid 3 Accent 1" w:uiPriority="64"/>
    <w:lsdException w:name="Dark List Accent 1" w:uiPriority="65"/>
    <w:lsdException w:name="Colorful Shading Accent 1" w:uiPriority="99"/>
    <w:lsdException w:name="Colorful List Accent 1" w:uiPriority="34" w:qFormat="1"/>
    <w:lsdException w:name="Colorful Grid Accent 1" w:uiPriority="29" w:qFormat="1"/>
    <w:lsdException w:name="Light Shading Accent 2" w:uiPriority="30" w:qFormat="1"/>
    <w:lsdException w:name="Light List Accent 2" w:uiPriority="66"/>
    <w:lsdException w:name="Light Grid Accent 2" w:uiPriority="67"/>
    <w:lsdException w:name="Medium Shading 1 Accent 2" w:uiPriority="68"/>
    <w:lsdException w:name="Medium Shading 2 Accent 2" w:uiPriority="69"/>
    <w:lsdException w:name="Medium List 1 Accent 2" w:uiPriority="70"/>
    <w:lsdException w:name="Medium List 2 Accent 2" w:uiPriority="71"/>
    <w:lsdException w:name="Medium Grid 1 Accent 2" w:uiPriority="72"/>
    <w:lsdException w:name="Medium Grid 2 Accent 2" w:uiPriority="73"/>
    <w:lsdException w:name="Medium Grid 3 Accent 2" w:uiPriority="60"/>
    <w:lsdException w:name="Dark List Accent 2" w:uiPriority="61"/>
    <w:lsdException w:name="Colorful Shading Accent 2" w:uiPriority="62"/>
    <w:lsdException w:name="Colorful List Accent 2" w:uiPriority="63"/>
    <w:lsdException w:name="Colorful Grid Accent 2" w:uiPriority="64"/>
    <w:lsdException w:name="Light Shading Accent 3" w:uiPriority="65"/>
    <w:lsdException w:name="Light List Accent 3" w:uiPriority="66"/>
    <w:lsdException w:name="Light Grid Accent 3" w:uiPriority="67"/>
    <w:lsdException w:name="Medium Shading 1 Accent 3" w:uiPriority="68"/>
    <w:lsdException w:name="Medium Shading 2 Accent 3" w:uiPriority="69"/>
    <w:lsdException w:name="Medium List 1 Accent 3" w:uiPriority="70"/>
    <w:lsdException w:name="Medium List 2 Accent 3" w:uiPriority="71"/>
    <w:lsdException w:name="Medium Grid 1 Accent 3" w:uiPriority="72"/>
    <w:lsdException w:name="Medium Grid 2 Accent 3" w:uiPriority="73"/>
    <w:lsdException w:name="Medium Grid 3 Accent 3" w:uiPriority="60"/>
    <w:lsdException w:name="Dark List Accent 3" w:uiPriority="61"/>
    <w:lsdException w:name="Colorful Shading Accent 3" w:uiPriority="62"/>
    <w:lsdException w:name="Colorful List Accent 3" w:uiPriority="63"/>
    <w:lsdException w:name="Colorful Grid Accent 3" w:uiPriority="64"/>
    <w:lsdException w:name="Light Shading Accent 4" w:uiPriority="65"/>
    <w:lsdException w:name="Light List Accent 4" w:uiPriority="66"/>
    <w:lsdException w:name="Light Grid Accent 4" w:uiPriority="67"/>
    <w:lsdException w:name="Medium Shading 1 Accent 4" w:uiPriority="68"/>
    <w:lsdException w:name="Medium Shading 2 Accent 4" w:uiPriority="69"/>
    <w:lsdException w:name="Medium List 1 Accent 4" w:uiPriority="70"/>
    <w:lsdException w:name="Medium List 2 Accent 4" w:uiPriority="71"/>
    <w:lsdException w:name="Medium Grid 1 Accent 4" w:uiPriority="72"/>
    <w:lsdException w:name="Medium Grid 2 Accent 4" w:uiPriority="73"/>
    <w:lsdException w:name="Medium Grid 3 Accent 4" w:uiPriority="60"/>
    <w:lsdException w:name="Dark List Accent 4" w:uiPriority="61"/>
    <w:lsdException w:name="Colorful Shading Accent 4" w:uiPriority="62"/>
    <w:lsdException w:name="Colorful List Accent 4" w:uiPriority="63"/>
    <w:lsdException w:name="Colorful Grid Accent 4" w:uiPriority="64"/>
    <w:lsdException w:name="Light Shading Accent 5" w:uiPriority="65"/>
    <w:lsdException w:name="Light List Accent 5" w:uiPriority="66"/>
    <w:lsdException w:name="Light Grid Accent 5" w:uiPriority="67"/>
    <w:lsdException w:name="Medium Shading 1 Accent 5" w:uiPriority="68"/>
    <w:lsdException w:name="Medium Shading 2 Accent 5" w:uiPriority="69"/>
    <w:lsdException w:name="Medium List 1 Accent 5" w:uiPriority="70"/>
    <w:lsdException w:name="Medium List 2 Accent 5" w:uiPriority="71"/>
    <w:lsdException w:name="Medium Grid 1 Accent 5" w:uiPriority="72"/>
    <w:lsdException w:name="Medium Grid 2 Accent 5" w:uiPriority="73"/>
    <w:lsdException w:name="Medium Grid 3 Accent 5" w:uiPriority="60"/>
    <w:lsdException w:name="Dark List Accent 5" w:uiPriority="61"/>
    <w:lsdException w:name="Colorful Shading Accent 5" w:uiPriority="62"/>
    <w:lsdException w:name="Colorful List Accent 5" w:uiPriority="63"/>
    <w:lsdException w:name="Colorful Grid Accent 5" w:uiPriority="64"/>
    <w:lsdException w:name="Light Shading Accent 6" w:uiPriority="65"/>
    <w:lsdException w:name="Light List Accent 6" w:uiPriority="66"/>
    <w:lsdException w:name="Light Grid Accent 6" w:uiPriority="67"/>
    <w:lsdException w:name="Medium Shading 1 Accent 6" w:uiPriority="68"/>
    <w:lsdException w:name="Medium Shading 2 Accent 6" w:uiPriority="69"/>
    <w:lsdException w:name="Medium List 1 Accent 6" w:uiPriority="70"/>
    <w:lsdException w:name="Medium List 2 Accent 6" w:uiPriority="71"/>
    <w:lsdException w:name="Medium Grid 1 Accent 6" w:uiPriority="72"/>
    <w:lsdException w:name="Medium Grid 2 Accent 6" w:uiPriority="73"/>
    <w:lsdException w:name="Medium Grid 3 Accent 6" w:uiPriority="60"/>
    <w:lsdException w:name="Dark List Accent 6" w:uiPriority="61"/>
    <w:lsdException w:name="Colorful Shading Accent 6" w:uiPriority="62"/>
    <w:lsdException w:name="Colorful List Accent 6" w:uiPriority="63"/>
    <w:lsdException w:name="Colorful Grid Accent 6" w:uiPriority="64"/>
    <w:lsdException w:name="Subtle Emphasis" w:uiPriority="65" w:qFormat="1"/>
    <w:lsdException w:name="Intense Emphasis" w:uiPriority="66" w:qFormat="1"/>
    <w:lsdException w:name="Subtle Reference" w:uiPriority="67" w:qFormat="1"/>
    <w:lsdException w:name="Intense Reference" w:uiPriority="68" w:qFormat="1"/>
    <w:lsdException w:name="Book Title" w:uiPriority="69" w:qFormat="1"/>
    <w:lsdException w:name="Bibliography" w:semiHidden="1" w:uiPriority="70" w:unhideWhenUsed="1"/>
    <w:lsdException w:name="TOC Heading" w:semiHidden="1" w:uiPriority="71" w:unhideWhenUsed="1" w:qFormat="1"/>
    <w:lsdException w:name="Plain Table 1" w:uiPriority="72"/>
    <w:lsdException w:name="Plain Table 2" w:uiPriority="73"/>
    <w:lsdException w:name="Plain Table 3" w:uiPriority="19" w:qFormat="1"/>
    <w:lsdException w:name="Plain Table 4" w:uiPriority="21" w:qFormat="1"/>
    <w:lsdException w:name="Plain Table 5" w:uiPriority="31" w:qFormat="1"/>
    <w:lsdException w:name="Grid Table Light" w:uiPriority="32" w:qFormat="1"/>
    <w:lsdException w:name="Grid Table 1 Light" w:uiPriority="33" w:qFormat="1"/>
    <w:lsdException w:name="Grid Table 2" w:uiPriority="37"/>
    <w:lsdException w:name="Grid Table 3" w:uiPriority="39" w:qFormat="1"/>
    <w:lsdException w:name="Grid Table 4" w:uiPriority="41"/>
    <w:lsdException w:name="Grid Table 5 Dark" w:uiPriority="42"/>
    <w:lsdException w:name="Grid Table 6 Colorful" w:uiPriority="43"/>
    <w:lsdException w:name="Grid Table 7 Colorful" w:uiPriority="44"/>
    <w:lsdException w:name="Grid Table 1 Light Accent 1" w:uiPriority="45"/>
    <w:lsdException w:name="Grid Table 2 Accent 1" w:uiPriority="40"/>
    <w:lsdException w:name="Grid Table 3 Accent 1" w:uiPriority="46"/>
    <w:lsdException w:name="Grid Table 4 Accent 1" w:uiPriority="47"/>
    <w:lsdException w:name="Grid Table 5 Dark Accent 1" w:uiPriority="48"/>
    <w:lsdException w:name="Grid Table 6 Colorful Accent 1" w:uiPriority="49"/>
    <w:lsdException w:name="Grid Table 7 Colorful Accent 1" w:uiPriority="50"/>
    <w:lsdException w:name="Grid Table 1 Light Accent 2" w:uiPriority="51"/>
    <w:lsdException w:name="Grid Table 2 Accent 2" w:uiPriority="52"/>
    <w:lsdException w:name="Grid Table 3 Accent 2" w:uiPriority="46"/>
    <w:lsdException w:name="Grid Table 4 Accent 2" w:uiPriority="47"/>
    <w:lsdException w:name="Grid Table 5 Dark Accent 2" w:uiPriority="48"/>
    <w:lsdException w:name="Grid Table 6 Colorful Accent 2" w:uiPriority="49"/>
    <w:lsdException w:name="Grid Table 7 Colorful Accent 2" w:uiPriority="50"/>
    <w:lsdException w:name="Grid Table 1 Light Accent 3" w:uiPriority="51"/>
    <w:lsdException w:name="Grid Table 2 Accent 3" w:uiPriority="52"/>
    <w:lsdException w:name="Grid Table 3 Accent 3" w:uiPriority="46"/>
    <w:lsdException w:name="Grid Table 4 Accent 3" w:uiPriority="47"/>
    <w:lsdException w:name="Grid Table 5 Dark Accent 3" w:uiPriority="48"/>
    <w:lsdException w:name="Grid Table 6 Colorful Accent 3" w:uiPriority="49"/>
    <w:lsdException w:name="Grid Table 7 Colorful Accent 3" w:uiPriority="50"/>
    <w:lsdException w:name="Grid Table 1 Light Accent 4" w:uiPriority="51"/>
    <w:lsdException w:name="Grid Table 2 Accent 4" w:uiPriority="52"/>
    <w:lsdException w:name="Grid Table 3 Accent 4" w:uiPriority="46"/>
    <w:lsdException w:name="Grid Table 4 Accent 4" w:uiPriority="47"/>
    <w:lsdException w:name="Grid Table 5 Dark Accent 4" w:uiPriority="48"/>
    <w:lsdException w:name="Grid Table 6 Colorful Accent 4" w:uiPriority="49"/>
    <w:lsdException w:name="Grid Table 7 Colorful Accent 4" w:uiPriority="50"/>
    <w:lsdException w:name="Grid Table 1 Light Accent 5" w:uiPriority="51"/>
    <w:lsdException w:name="Grid Table 2 Accent 5" w:uiPriority="52"/>
    <w:lsdException w:name="Grid Table 3 Accent 5" w:uiPriority="46"/>
    <w:lsdException w:name="Grid Table 4 Accent 5" w:uiPriority="47"/>
    <w:lsdException w:name="Grid Table 5 Dark Accent 5" w:uiPriority="48"/>
    <w:lsdException w:name="Grid Table 6 Colorful Accent 5" w:uiPriority="49"/>
    <w:lsdException w:name="Grid Table 7 Colorful Accent 5" w:uiPriority="50"/>
    <w:lsdException w:name="Grid Table 1 Light Accent 6" w:uiPriority="51"/>
    <w:lsdException w:name="Grid Table 2 Accent 6" w:uiPriority="52"/>
    <w:lsdException w:name="Grid Table 3 Accent 6" w:uiPriority="46"/>
    <w:lsdException w:name="Grid Table 4 Accent 6" w:uiPriority="47"/>
    <w:lsdException w:name="Grid Table 5 Dark Accent 6" w:uiPriority="48"/>
    <w:lsdException w:name="Grid Table 6 Colorful Accent 6" w:uiPriority="49"/>
    <w:lsdException w:name="Grid Table 7 Colorful Accent 6" w:uiPriority="50"/>
    <w:lsdException w:name="List Table 1 Light" w:uiPriority="51"/>
    <w:lsdException w:name="List Table 2" w:uiPriority="52"/>
    <w:lsdException w:name="List Table 3" w:uiPriority="46"/>
    <w:lsdException w:name="List Table 4" w:uiPriority="47"/>
    <w:lsdException w:name="List Table 5 Dark" w:uiPriority="48"/>
    <w:lsdException w:name="List Table 6 Colorful" w:uiPriority="49"/>
    <w:lsdException w:name="List Table 7 Colorful" w:uiPriority="50"/>
    <w:lsdException w:name="List Table 1 Light Accent 1" w:uiPriority="51"/>
    <w:lsdException w:name="List Table 2 Accent 1" w:uiPriority="52"/>
    <w:lsdException w:name="List Table 3 Accent 1" w:uiPriority="46"/>
    <w:lsdException w:name="List Table 4 Accent 1" w:uiPriority="47"/>
    <w:lsdException w:name="List Table 5 Dark Accent 1" w:uiPriority="48"/>
    <w:lsdException w:name="List Table 6 Colorful Accent 1" w:uiPriority="49"/>
    <w:lsdException w:name="List Table 7 Colorful Accent 1" w:uiPriority="50"/>
    <w:lsdException w:name="List Table 1 Light Accent 2" w:uiPriority="51"/>
    <w:lsdException w:name="List Table 2 Accent 2" w:uiPriority="52"/>
    <w:lsdException w:name="List Table 3 Accent 2" w:uiPriority="46"/>
    <w:lsdException w:name="List Table 4 Accent 2" w:uiPriority="47"/>
    <w:lsdException w:name="List Table 5 Dark Accent 2" w:uiPriority="48"/>
    <w:lsdException w:name="List Table 6 Colorful Accent 2" w:uiPriority="49"/>
    <w:lsdException w:name="List Table 7 Colorful Accent 2" w:uiPriority="50"/>
    <w:lsdException w:name="List Table 1 Light Accent 3" w:uiPriority="51"/>
    <w:lsdException w:name="List Table 2 Accent 3" w:uiPriority="52"/>
    <w:lsdException w:name="List Table 3 Accent 3" w:uiPriority="46"/>
    <w:lsdException w:name="List Table 4 Accent 3" w:uiPriority="47"/>
    <w:lsdException w:name="List Table 5 Dark Accent 3" w:uiPriority="48"/>
    <w:lsdException w:name="List Table 6 Colorful Accent 3" w:uiPriority="49"/>
    <w:lsdException w:name="List Table 7 Colorful Accent 3" w:uiPriority="50"/>
    <w:lsdException w:name="List Table 1 Light Accent 4" w:uiPriority="51"/>
    <w:lsdException w:name="List Table 2 Accent 4" w:uiPriority="52"/>
    <w:lsdException w:name="List Table 3 Accent 4" w:uiPriority="46"/>
    <w:lsdException w:name="List Table 4 Accent 4" w:uiPriority="47"/>
    <w:lsdException w:name="List Table 5 Dark Accent 4" w:uiPriority="48"/>
    <w:lsdException w:name="List Table 6 Colorful Accent 4" w:uiPriority="49"/>
    <w:lsdException w:name="List Table 7 Colorful Accent 4" w:uiPriority="50"/>
    <w:lsdException w:name="List Table 1 Light Accent 5" w:uiPriority="51"/>
    <w:lsdException w:name="List Table 2 Accent 5" w:uiPriority="52"/>
    <w:lsdException w:name="List Table 3 Accent 5" w:uiPriority="46"/>
    <w:lsdException w:name="List Table 4 Accent 5" w:uiPriority="47"/>
    <w:lsdException w:name="List Table 5 Dark Accent 5" w:uiPriority="48"/>
    <w:lsdException w:name="List Table 6 Colorful Accent 5" w:uiPriority="49"/>
    <w:lsdException w:name="List Table 7 Colorful Accent 5" w:uiPriority="50"/>
    <w:lsdException w:name="List Table 1 Light Accent 6" w:uiPriority="51"/>
    <w:lsdException w:name="List Table 2 Accent 6" w:uiPriority="52"/>
    <w:lsdException w:name="List Table 3 Accent 6" w:uiPriority="46"/>
    <w:lsdException w:name="List Table 4 Accent 6" w:uiPriority="47"/>
    <w:lsdException w:name="List Table 5 Dark Accent 6" w:uiPriority="48"/>
    <w:lsdException w:name="List Table 6 Colorful Accent 6" w:uiPriority="49"/>
    <w:lsdException w:name="List Table 7 Colorful Accent 6" w:uiPriority="50"/>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D775A7"/>
    <w:pPr>
      <w:jc w:val="both"/>
    </w:pPr>
    <w:rPr>
      <w:sz w:val="24"/>
      <w:lang w:val="en-US"/>
    </w:rPr>
  </w:style>
  <w:style w:type="paragraph" w:styleId="Ttulo1">
    <w:name w:val="heading 1"/>
    <w:basedOn w:val="Normal"/>
    <w:next w:val="Normal"/>
    <w:link w:val="Ttulo1Char"/>
    <w:uiPriority w:val="99"/>
    <w:qFormat/>
    <w:pPr>
      <w:keepNext/>
      <w:outlineLvl w:val="0"/>
    </w:pPr>
    <w:rPr>
      <w:rFonts w:ascii="Frutiger Light" w:hAnsi="Frutiger Light"/>
      <w:b/>
      <w:sz w:val="22"/>
      <w:lang w:val="pt-BR"/>
    </w:rPr>
  </w:style>
  <w:style w:type="paragraph" w:styleId="Ttulo6">
    <w:name w:val="heading 6"/>
    <w:basedOn w:val="Normal"/>
    <w:next w:val="Normal"/>
    <w:qFormat/>
    <w:rsid w:val="00D775A7"/>
    <w:pPr>
      <w:keepNext/>
      <w:pBdr>
        <w:top w:val="single" w:sz="4" w:space="1" w:color="auto"/>
        <w:left w:val="single" w:sz="4" w:space="4" w:color="auto"/>
        <w:bottom w:val="single" w:sz="4" w:space="1" w:color="auto"/>
        <w:right w:val="single" w:sz="4" w:space="4" w:color="auto"/>
      </w:pBdr>
      <w:jc w:val="center"/>
      <w:outlineLvl w:val="5"/>
    </w:pPr>
    <w:rPr>
      <w:b/>
      <w:sz w:val="20"/>
      <w:lang w:val="pt-BR"/>
    </w:rPr>
  </w:style>
  <w:style w:type="character" w:default="1" w:styleId="Fontepargpadro">
    <w:name w:val="Default Paragraph Font"/>
    <w:uiPriority w:val="1"/>
    <w:semiHidden/>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paragraph" w:styleId="Cabealho">
    <w:name w:val="header"/>
    <w:aliases w:val="Tulo1,encabezado,Guideline"/>
    <w:basedOn w:val="Normal"/>
    <w:link w:val="CabealhoChar"/>
    <w:uiPriority w:val="99"/>
    <w:rsid w:val="00D775A7"/>
    <w:pPr>
      <w:tabs>
        <w:tab w:val="center" w:pos="4419"/>
        <w:tab w:val="right" w:pos="8838"/>
      </w:tabs>
    </w:pPr>
  </w:style>
  <w:style w:type="paragraph" w:styleId="Numerada">
    <w:name w:val="List Number"/>
    <w:basedOn w:val="Normal"/>
    <w:rsid w:val="00D775A7"/>
    <w:pPr>
      <w:keepLines/>
      <w:numPr>
        <w:numId w:val="1"/>
      </w:numPr>
      <w:spacing w:before="100" w:beforeAutospacing="1" w:after="100" w:afterAutospacing="1"/>
    </w:pPr>
    <w:rPr>
      <w:lang w:val="pt-BR"/>
    </w:rPr>
  </w:style>
  <w:style w:type="paragraph" w:styleId="Corpodetexto3">
    <w:name w:val="Body Text 3"/>
    <w:basedOn w:val="Normal"/>
    <w:link w:val="Corpodetexto3Char"/>
    <w:rsid w:val="005C77C9"/>
    <w:pPr>
      <w:spacing w:after="120"/>
      <w:jc w:val="left"/>
    </w:pPr>
    <w:rPr>
      <w:sz w:val="16"/>
      <w:szCs w:val="16"/>
      <w:lang w:val="pt-BR"/>
    </w:rPr>
  </w:style>
  <w:style w:type="character" w:customStyle="1" w:styleId="Corpodetexto3Char">
    <w:name w:val="Corpo de texto 3 Char"/>
    <w:link w:val="Corpodetexto3"/>
    <w:rsid w:val="005C77C9"/>
    <w:rPr>
      <w:sz w:val="16"/>
      <w:szCs w:val="16"/>
      <w:lang w:val="pt-BR" w:eastAsia="pt-BR"/>
    </w:rPr>
  </w:style>
  <w:style w:type="paragraph" w:customStyle="1" w:styleId="Corpodetexto1">
    <w:name w:val="Corpo de texto1"/>
    <w:rsid w:val="00A4356A"/>
    <w:rPr>
      <w:color w:val="000000"/>
      <w:sz w:val="24"/>
      <w:lang w:val="en-US" w:eastAsia="en-US"/>
    </w:rPr>
  </w:style>
  <w:style w:type="character" w:customStyle="1" w:styleId="paginabasicatexto1">
    <w:name w:val="pagina_basica_texto1"/>
    <w:rsid w:val="00A4356A"/>
    <w:rPr>
      <w:rFonts w:ascii="Trebuchet MS" w:hAnsi="Trebuchet MS" w:hint="default"/>
      <w:b w:val="0"/>
      <w:bCs w:val="0"/>
      <w:color w:val="003D6E"/>
      <w:sz w:val="18"/>
      <w:szCs w:val="18"/>
    </w:rPr>
  </w:style>
  <w:style w:type="paragraph" w:customStyle="1" w:styleId="Citao1">
    <w:name w:val="Citação1"/>
    <w:basedOn w:val="Corpodetexto"/>
    <w:rsid w:val="00C7767B"/>
    <w:pPr>
      <w:spacing w:after="0"/>
      <w:ind w:left="1418"/>
    </w:pPr>
    <w:rPr>
      <w:i/>
      <w:iCs/>
      <w:sz w:val="22"/>
      <w:lang w:val="pt-BR"/>
    </w:rPr>
  </w:style>
  <w:style w:type="paragraph" w:styleId="Corpodetexto">
    <w:name w:val="Body Text"/>
    <w:basedOn w:val="Normal"/>
    <w:link w:val="CorpodetextoChar"/>
    <w:rsid w:val="00C7767B"/>
    <w:pPr>
      <w:spacing w:after="120"/>
    </w:pPr>
  </w:style>
  <w:style w:type="character" w:customStyle="1" w:styleId="CorpodetextoChar">
    <w:name w:val="Corpo de texto Char"/>
    <w:link w:val="Corpodetexto"/>
    <w:rsid w:val="00C7767B"/>
    <w:rPr>
      <w:sz w:val="24"/>
      <w:lang w:eastAsia="pt-BR"/>
    </w:rPr>
  </w:style>
  <w:style w:type="paragraph" w:styleId="Rodap">
    <w:name w:val="footer"/>
    <w:basedOn w:val="Normal"/>
    <w:link w:val="RodapChar"/>
    <w:uiPriority w:val="99"/>
    <w:rsid w:val="00580CA7"/>
    <w:pPr>
      <w:tabs>
        <w:tab w:val="center" w:pos="4513"/>
        <w:tab w:val="right" w:pos="9026"/>
      </w:tabs>
    </w:pPr>
  </w:style>
  <w:style w:type="character" w:customStyle="1" w:styleId="RodapChar">
    <w:name w:val="Rodapé Char"/>
    <w:link w:val="Rodap"/>
    <w:uiPriority w:val="99"/>
    <w:rsid w:val="00580CA7"/>
    <w:rPr>
      <w:sz w:val="24"/>
      <w:lang w:val="en-US" w:eastAsia="pt-BR"/>
    </w:rPr>
  </w:style>
  <w:style w:type="paragraph" w:styleId="Textodenotaderodap">
    <w:name w:val="footnote text"/>
    <w:basedOn w:val="Normal"/>
    <w:link w:val="TextodenotaderodapChar"/>
    <w:uiPriority w:val="99"/>
    <w:rsid w:val="00E63F4F"/>
    <w:rPr>
      <w:sz w:val="20"/>
    </w:rPr>
  </w:style>
  <w:style w:type="character" w:customStyle="1" w:styleId="TextodenotaderodapChar">
    <w:name w:val="Texto de nota de rodapé Char"/>
    <w:link w:val="Textodenotaderodap"/>
    <w:uiPriority w:val="99"/>
    <w:rsid w:val="00E63F4F"/>
    <w:rPr>
      <w:lang w:val="en-US"/>
    </w:rPr>
  </w:style>
  <w:style w:type="character" w:styleId="Refdenotaderodap">
    <w:name w:val="footnote reference"/>
    <w:uiPriority w:val="99"/>
    <w:rsid w:val="00E63F4F"/>
    <w:rPr>
      <w:vertAlign w:val="superscript"/>
    </w:rPr>
  </w:style>
  <w:style w:type="paragraph" w:styleId="Textodebalo">
    <w:name w:val="Balloon Text"/>
    <w:basedOn w:val="Normal"/>
    <w:link w:val="TextodebaloChar"/>
    <w:rsid w:val="00CD1810"/>
    <w:rPr>
      <w:rFonts w:ascii="Tahoma" w:hAnsi="Tahoma" w:cs="Tahoma"/>
      <w:sz w:val="16"/>
      <w:szCs w:val="16"/>
    </w:rPr>
  </w:style>
  <w:style w:type="character" w:customStyle="1" w:styleId="TextodebaloChar">
    <w:name w:val="Texto de balão Char"/>
    <w:link w:val="Textodebalo"/>
    <w:rsid w:val="00CD1810"/>
    <w:rPr>
      <w:rFonts w:ascii="Tahoma" w:hAnsi="Tahoma" w:cs="Tahoma"/>
      <w:sz w:val="16"/>
      <w:szCs w:val="16"/>
      <w:lang w:val="en-US" w:eastAsia="pt-BR"/>
    </w:rPr>
  </w:style>
  <w:style w:type="character" w:styleId="Refdecomentrio">
    <w:name w:val="annotation reference"/>
    <w:uiPriority w:val="99"/>
    <w:rsid w:val="00B60ABB"/>
    <w:rPr>
      <w:sz w:val="16"/>
      <w:szCs w:val="16"/>
    </w:rPr>
  </w:style>
  <w:style w:type="paragraph" w:styleId="Textodecomentrio">
    <w:name w:val="annotation text"/>
    <w:basedOn w:val="Normal"/>
    <w:link w:val="TextodecomentrioChar"/>
    <w:rsid w:val="00B60ABB"/>
    <w:rPr>
      <w:sz w:val="20"/>
    </w:rPr>
  </w:style>
  <w:style w:type="character" w:customStyle="1" w:styleId="TextodecomentrioChar">
    <w:name w:val="Texto de comentário Char"/>
    <w:link w:val="Textodecomentrio"/>
    <w:rsid w:val="00B60ABB"/>
    <w:rPr>
      <w:lang w:eastAsia="pt-BR"/>
    </w:rPr>
  </w:style>
  <w:style w:type="paragraph" w:styleId="Assuntodocomentrio">
    <w:name w:val="annotation subject"/>
    <w:basedOn w:val="Textodecomentrio"/>
    <w:next w:val="Textodecomentrio"/>
    <w:link w:val="AssuntodocomentrioChar"/>
    <w:rsid w:val="00B60ABB"/>
    <w:rPr>
      <w:b/>
      <w:bCs/>
    </w:rPr>
  </w:style>
  <w:style w:type="character" w:customStyle="1" w:styleId="AssuntodocomentrioChar">
    <w:name w:val="Assunto do comentário Char"/>
    <w:link w:val="Assuntodocomentrio"/>
    <w:rsid w:val="00B60ABB"/>
    <w:rPr>
      <w:b/>
      <w:bCs/>
      <w:lang w:eastAsia="pt-BR"/>
    </w:rPr>
  </w:style>
  <w:style w:type="paragraph" w:customStyle="1" w:styleId="Default">
    <w:name w:val="Default"/>
    <w:rsid w:val="007A119C"/>
    <w:pPr>
      <w:autoSpaceDE w:val="0"/>
      <w:autoSpaceDN w:val="0"/>
      <w:adjustRightInd w:val="0"/>
    </w:pPr>
    <w:rPr>
      <w:rFonts w:ascii="Arial" w:hAnsi="Arial" w:cs="Arial"/>
      <w:color w:val="000000"/>
      <w:sz w:val="24"/>
      <w:szCs w:val="24"/>
      <w:lang w:val="en-US" w:eastAsia="zh-CN"/>
    </w:rPr>
  </w:style>
  <w:style w:type="paragraph" w:customStyle="1" w:styleId="TxBrp1">
    <w:name w:val="TxBr_p1"/>
    <w:basedOn w:val="Normal"/>
    <w:rsid w:val="00345A0A"/>
    <w:pPr>
      <w:widowControl w:val="0"/>
      <w:tabs>
        <w:tab w:val="left" w:pos="204"/>
      </w:tabs>
      <w:autoSpaceDE w:val="0"/>
      <w:autoSpaceDN w:val="0"/>
      <w:adjustRightInd w:val="0"/>
      <w:spacing w:line="277" w:lineRule="atLeast"/>
    </w:pPr>
    <w:rPr>
      <w:szCs w:val="24"/>
    </w:rPr>
  </w:style>
  <w:style w:type="character" w:customStyle="1" w:styleId="CabealhoChar">
    <w:name w:val="Cabeçalho Char"/>
    <w:aliases w:val="Tulo1 Char,encabezado Char,Guideline Char"/>
    <w:basedOn w:val="Fontepargpadro"/>
    <w:link w:val="Cabealho"/>
    <w:uiPriority w:val="99"/>
    <w:rsid w:val="006B6D52"/>
    <w:rPr>
      <w:sz w:val="24"/>
      <w:lang w:val="en-US"/>
    </w:rPr>
  </w:style>
  <w:style w:type="paragraph" w:styleId="Reviso">
    <w:name w:val="Revision"/>
    <w:hidden/>
    <w:uiPriority w:val="71"/>
    <w:unhideWhenUsed/>
    <w:rsid w:val="00F13016"/>
    <w:rPr>
      <w:sz w:val="24"/>
      <w:lang w:val="en-US"/>
    </w:rPr>
  </w:style>
  <w:style w:type="character" w:customStyle="1" w:styleId="PargrafodaListaChar">
    <w:name w:val="Parágrafo da Lista Char"/>
    <w:aliases w:val="Capítulo Char,Vitor Título Char,Vitor T’tulo Char,Meu Char,List Paragraph Char,Bullet List Char,FooterText Char,numbered Char,Paragraphe de liste1 Char,Bulletr List Paragraph Char,列出段落 Char,列出段落1 Char,List Paragraph2 Char"/>
    <w:link w:val="PargrafodaLista"/>
    <w:uiPriority w:val="34"/>
    <w:qFormat/>
    <w:locked/>
    <w:rsid w:val="0073549D"/>
  </w:style>
  <w:style w:type="paragraph" w:styleId="PargrafodaLista">
    <w:name w:val="List Paragraph"/>
    <w:aliases w:val="Capítulo,Vitor Título,Vitor T’tulo,Meu,List Paragraph,Bullet List,FooterText,numbered,Paragraphe de liste1,Bulletr List Paragraph,列出段落,列出段落1,List Paragraph2,List Paragraph21,Listeafsnit1,Párrafo de lista1,リスト段落1,Bullet list,Foot,列出段落2"/>
    <w:basedOn w:val="Normal"/>
    <w:link w:val="PargrafodaListaChar"/>
    <w:uiPriority w:val="34"/>
    <w:qFormat/>
    <w:rsid w:val="0073549D"/>
    <w:pPr>
      <w:ind w:left="708"/>
      <w:jc w:val="left"/>
    </w:pPr>
    <w:rPr>
      <w:sz w:val="20"/>
      <w:lang w:val="pt-BR"/>
    </w:rPr>
  </w:style>
  <w:style w:type="table" w:styleId="Tabelacomgrade">
    <w:name w:val="Table Grid"/>
    <w:basedOn w:val="Tabelanormal"/>
    <w:uiPriority w:val="39"/>
    <w:rsid w:val="0073549D"/>
    <w:rPr>
      <w:lang w:val="en-US" w:eastAsia="en-US"/>
    </w:rPr>
    <w:tblPr>
      <w:tblInd w:w="0" w:type="nil"/>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character" w:styleId="Hyperlink">
    <w:name w:val="Hyperlink"/>
    <w:basedOn w:val="Fontepargpadro"/>
    <w:rsid w:val="00040EE0"/>
    <w:rPr>
      <w:color w:val="0563C1" w:themeColor="hyperlink"/>
      <w:u w:val="single"/>
    </w:rPr>
  </w:style>
  <w:style w:type="character" w:styleId="MenoPendente">
    <w:name w:val="Unresolved Mention"/>
    <w:basedOn w:val="Fontepargpadro"/>
    <w:uiPriority w:val="99"/>
    <w:semiHidden/>
    <w:unhideWhenUsed/>
    <w:rsid w:val="00040EE0"/>
    <w:rPr>
      <w:color w:val="605E5C"/>
      <w:shd w:val="clear" w:color="auto" w:fill="E1DFDD"/>
    </w:rPr>
  </w:style>
  <w:style w:type="paragraph" w:styleId="Ttulo">
    <w:name w:val="Title"/>
    <w:basedOn w:val="Normal"/>
    <w:link w:val="TtuloChar"/>
    <w:qFormat/>
    <w:rsid w:val="003F3EA0"/>
    <w:pPr>
      <w:widowControl w:val="0"/>
      <w:spacing w:line="320" w:lineRule="exact"/>
      <w:contextualSpacing/>
      <w:jc w:val="center"/>
      <w:outlineLvl w:val="0"/>
    </w:pPr>
    <w:rPr>
      <w:rFonts w:ascii="Georgia" w:hAnsi="Georgia" w:cstheme="minorHAnsi"/>
      <w:b/>
      <w:sz w:val="22"/>
      <w:szCs w:val="22"/>
      <w:lang w:val="pt-BR"/>
    </w:rPr>
  </w:style>
  <w:style w:type="character" w:customStyle="1" w:styleId="TtuloChar">
    <w:name w:val="Título Char"/>
    <w:basedOn w:val="Fontepargpadro"/>
    <w:link w:val="Ttulo"/>
    <w:rsid w:val="003F3EA0"/>
    <w:rPr>
      <w:rFonts w:ascii="Georgia" w:hAnsi="Georgia" w:cstheme="minorHAnsi"/>
      <w:b/>
      <w:sz w:val="22"/>
      <w:szCs w:val="22"/>
    </w:rPr>
  </w:style>
  <w:style w:type="character" w:customStyle="1" w:styleId="MapadoDocumentoChar">
    <w:name w:val="Mapa do Documento Char"/>
    <w:basedOn w:val="Fontepargpadro"/>
    <w:link w:val="MapadoDocumento"/>
    <w:rPr>
      <w:rFonts w:ascii="Tahoma" w:hAnsi="Tahoma" w:cs="Tahoma"/>
      <w:shd w:val="clear" w:color="auto" w:fill="000080"/>
    </w:rPr>
  </w:style>
  <w:style w:type="paragraph" w:styleId="MapadoDocumento">
    <w:name w:val="Document Map"/>
    <w:basedOn w:val="Normal"/>
    <w:link w:val="MapadoDocumentoChar"/>
    <w:pPr>
      <w:shd w:val="clear" w:color="auto" w:fill="000080"/>
      <w:jc w:val="left"/>
    </w:pPr>
    <w:rPr>
      <w:rFonts w:ascii="Tahoma" w:hAnsi="Tahoma" w:cs="Tahoma"/>
      <w:sz w:val="20"/>
      <w:lang w:val="pt-BR"/>
    </w:rPr>
  </w:style>
  <w:style w:type="character" w:customStyle="1" w:styleId="MapadoDocumentoChar1">
    <w:name w:val="Mapa do Documento Char1"/>
    <w:basedOn w:val="Fontepargpadro"/>
    <w:rPr>
      <w:rFonts w:ascii="Segoe UI" w:hAnsi="Segoe UI" w:cs="Segoe UI"/>
      <w:sz w:val="16"/>
      <w:szCs w:val="16"/>
      <w:lang w:val="en-US"/>
    </w:rPr>
  </w:style>
  <w:style w:type="character" w:customStyle="1" w:styleId="Ttulo1Char">
    <w:name w:val="Título 1 Char"/>
    <w:basedOn w:val="Fontepargpadro"/>
    <w:link w:val="Ttulo1"/>
    <w:uiPriority w:val="99"/>
    <w:rPr>
      <w:rFonts w:ascii="Frutiger Light" w:hAnsi="Frutiger Light"/>
      <w:b/>
      <w:sz w:val="22"/>
    </w:rPr>
  </w:style>
  <w:style w:type="paragraph" w:styleId="NormalWeb">
    <w:name w:val="Normal (Web)"/>
    <w:basedOn w:val="Normal"/>
    <w:uiPriority w:val="99"/>
    <w:unhideWhenUsed/>
    <w:rsid w:val="00ED68F8"/>
    <w:pPr>
      <w:jc w:val="left"/>
    </w:pPr>
    <w:rPr>
      <w:rFonts w:ascii="Calibri" w:eastAsiaTheme="minorEastAsia" w:hAnsi="Calibri" w:cs="Calibri"/>
      <w:sz w:val="22"/>
      <w:szCs w:val="22"/>
      <w:lang w:eastAsia="zh-C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84807891">
      <w:bodyDiv w:val="1"/>
      <w:marLeft w:val="0"/>
      <w:marRight w:val="0"/>
      <w:marTop w:val="0"/>
      <w:marBottom w:val="0"/>
      <w:divBdr>
        <w:top w:val="none" w:sz="0" w:space="0" w:color="auto"/>
        <w:left w:val="none" w:sz="0" w:space="0" w:color="auto"/>
        <w:bottom w:val="none" w:sz="0" w:space="0" w:color="auto"/>
        <w:right w:val="none" w:sz="0" w:space="0" w:color="auto"/>
      </w:divBdr>
    </w:div>
    <w:div w:id="120459313">
      <w:bodyDiv w:val="1"/>
      <w:marLeft w:val="0"/>
      <w:marRight w:val="0"/>
      <w:marTop w:val="0"/>
      <w:marBottom w:val="0"/>
      <w:divBdr>
        <w:top w:val="none" w:sz="0" w:space="0" w:color="auto"/>
        <w:left w:val="none" w:sz="0" w:space="0" w:color="auto"/>
        <w:bottom w:val="none" w:sz="0" w:space="0" w:color="auto"/>
        <w:right w:val="none" w:sz="0" w:space="0" w:color="auto"/>
      </w:divBdr>
    </w:div>
    <w:div w:id="139806593">
      <w:bodyDiv w:val="1"/>
      <w:marLeft w:val="0"/>
      <w:marRight w:val="0"/>
      <w:marTop w:val="0"/>
      <w:marBottom w:val="0"/>
      <w:divBdr>
        <w:top w:val="none" w:sz="0" w:space="0" w:color="auto"/>
        <w:left w:val="none" w:sz="0" w:space="0" w:color="auto"/>
        <w:bottom w:val="none" w:sz="0" w:space="0" w:color="auto"/>
        <w:right w:val="none" w:sz="0" w:space="0" w:color="auto"/>
      </w:divBdr>
    </w:div>
    <w:div w:id="214197660">
      <w:bodyDiv w:val="1"/>
      <w:marLeft w:val="0"/>
      <w:marRight w:val="0"/>
      <w:marTop w:val="0"/>
      <w:marBottom w:val="0"/>
      <w:divBdr>
        <w:top w:val="none" w:sz="0" w:space="0" w:color="auto"/>
        <w:left w:val="none" w:sz="0" w:space="0" w:color="auto"/>
        <w:bottom w:val="none" w:sz="0" w:space="0" w:color="auto"/>
        <w:right w:val="none" w:sz="0" w:space="0" w:color="auto"/>
      </w:divBdr>
    </w:div>
    <w:div w:id="282344491">
      <w:bodyDiv w:val="1"/>
      <w:marLeft w:val="0"/>
      <w:marRight w:val="0"/>
      <w:marTop w:val="0"/>
      <w:marBottom w:val="0"/>
      <w:divBdr>
        <w:top w:val="none" w:sz="0" w:space="0" w:color="auto"/>
        <w:left w:val="none" w:sz="0" w:space="0" w:color="auto"/>
        <w:bottom w:val="none" w:sz="0" w:space="0" w:color="auto"/>
        <w:right w:val="none" w:sz="0" w:space="0" w:color="auto"/>
      </w:divBdr>
    </w:div>
    <w:div w:id="306130756">
      <w:bodyDiv w:val="1"/>
      <w:marLeft w:val="0"/>
      <w:marRight w:val="0"/>
      <w:marTop w:val="0"/>
      <w:marBottom w:val="0"/>
      <w:divBdr>
        <w:top w:val="none" w:sz="0" w:space="0" w:color="auto"/>
        <w:left w:val="none" w:sz="0" w:space="0" w:color="auto"/>
        <w:bottom w:val="none" w:sz="0" w:space="0" w:color="auto"/>
        <w:right w:val="none" w:sz="0" w:space="0" w:color="auto"/>
      </w:divBdr>
    </w:div>
    <w:div w:id="333533137">
      <w:bodyDiv w:val="1"/>
      <w:marLeft w:val="0"/>
      <w:marRight w:val="0"/>
      <w:marTop w:val="0"/>
      <w:marBottom w:val="0"/>
      <w:divBdr>
        <w:top w:val="none" w:sz="0" w:space="0" w:color="auto"/>
        <w:left w:val="none" w:sz="0" w:space="0" w:color="auto"/>
        <w:bottom w:val="none" w:sz="0" w:space="0" w:color="auto"/>
        <w:right w:val="none" w:sz="0" w:space="0" w:color="auto"/>
      </w:divBdr>
    </w:div>
    <w:div w:id="337389151">
      <w:bodyDiv w:val="1"/>
      <w:marLeft w:val="0"/>
      <w:marRight w:val="0"/>
      <w:marTop w:val="0"/>
      <w:marBottom w:val="0"/>
      <w:divBdr>
        <w:top w:val="none" w:sz="0" w:space="0" w:color="auto"/>
        <w:left w:val="none" w:sz="0" w:space="0" w:color="auto"/>
        <w:bottom w:val="none" w:sz="0" w:space="0" w:color="auto"/>
        <w:right w:val="none" w:sz="0" w:space="0" w:color="auto"/>
      </w:divBdr>
    </w:div>
    <w:div w:id="362824037">
      <w:bodyDiv w:val="1"/>
      <w:marLeft w:val="0"/>
      <w:marRight w:val="0"/>
      <w:marTop w:val="0"/>
      <w:marBottom w:val="0"/>
      <w:divBdr>
        <w:top w:val="none" w:sz="0" w:space="0" w:color="auto"/>
        <w:left w:val="none" w:sz="0" w:space="0" w:color="auto"/>
        <w:bottom w:val="none" w:sz="0" w:space="0" w:color="auto"/>
        <w:right w:val="none" w:sz="0" w:space="0" w:color="auto"/>
      </w:divBdr>
    </w:div>
    <w:div w:id="391538730">
      <w:bodyDiv w:val="1"/>
      <w:marLeft w:val="0"/>
      <w:marRight w:val="0"/>
      <w:marTop w:val="0"/>
      <w:marBottom w:val="0"/>
      <w:divBdr>
        <w:top w:val="none" w:sz="0" w:space="0" w:color="auto"/>
        <w:left w:val="none" w:sz="0" w:space="0" w:color="auto"/>
        <w:bottom w:val="none" w:sz="0" w:space="0" w:color="auto"/>
        <w:right w:val="none" w:sz="0" w:space="0" w:color="auto"/>
      </w:divBdr>
    </w:div>
    <w:div w:id="396443282">
      <w:bodyDiv w:val="1"/>
      <w:marLeft w:val="0"/>
      <w:marRight w:val="0"/>
      <w:marTop w:val="0"/>
      <w:marBottom w:val="0"/>
      <w:divBdr>
        <w:top w:val="none" w:sz="0" w:space="0" w:color="auto"/>
        <w:left w:val="none" w:sz="0" w:space="0" w:color="auto"/>
        <w:bottom w:val="none" w:sz="0" w:space="0" w:color="auto"/>
        <w:right w:val="none" w:sz="0" w:space="0" w:color="auto"/>
      </w:divBdr>
    </w:div>
    <w:div w:id="547650785">
      <w:bodyDiv w:val="1"/>
      <w:marLeft w:val="0"/>
      <w:marRight w:val="0"/>
      <w:marTop w:val="0"/>
      <w:marBottom w:val="0"/>
      <w:divBdr>
        <w:top w:val="none" w:sz="0" w:space="0" w:color="auto"/>
        <w:left w:val="none" w:sz="0" w:space="0" w:color="auto"/>
        <w:bottom w:val="none" w:sz="0" w:space="0" w:color="auto"/>
        <w:right w:val="none" w:sz="0" w:space="0" w:color="auto"/>
      </w:divBdr>
    </w:div>
    <w:div w:id="548154192">
      <w:bodyDiv w:val="1"/>
      <w:marLeft w:val="0"/>
      <w:marRight w:val="0"/>
      <w:marTop w:val="0"/>
      <w:marBottom w:val="0"/>
      <w:divBdr>
        <w:top w:val="none" w:sz="0" w:space="0" w:color="auto"/>
        <w:left w:val="none" w:sz="0" w:space="0" w:color="auto"/>
        <w:bottom w:val="none" w:sz="0" w:space="0" w:color="auto"/>
        <w:right w:val="none" w:sz="0" w:space="0" w:color="auto"/>
      </w:divBdr>
    </w:div>
    <w:div w:id="722489765">
      <w:bodyDiv w:val="1"/>
      <w:marLeft w:val="0"/>
      <w:marRight w:val="0"/>
      <w:marTop w:val="0"/>
      <w:marBottom w:val="0"/>
      <w:divBdr>
        <w:top w:val="none" w:sz="0" w:space="0" w:color="auto"/>
        <w:left w:val="none" w:sz="0" w:space="0" w:color="auto"/>
        <w:bottom w:val="none" w:sz="0" w:space="0" w:color="auto"/>
        <w:right w:val="none" w:sz="0" w:space="0" w:color="auto"/>
      </w:divBdr>
    </w:div>
    <w:div w:id="728919142">
      <w:bodyDiv w:val="1"/>
      <w:marLeft w:val="0"/>
      <w:marRight w:val="0"/>
      <w:marTop w:val="0"/>
      <w:marBottom w:val="0"/>
      <w:divBdr>
        <w:top w:val="none" w:sz="0" w:space="0" w:color="auto"/>
        <w:left w:val="none" w:sz="0" w:space="0" w:color="auto"/>
        <w:bottom w:val="none" w:sz="0" w:space="0" w:color="auto"/>
        <w:right w:val="none" w:sz="0" w:space="0" w:color="auto"/>
      </w:divBdr>
    </w:div>
    <w:div w:id="822280219">
      <w:bodyDiv w:val="1"/>
      <w:marLeft w:val="0"/>
      <w:marRight w:val="0"/>
      <w:marTop w:val="0"/>
      <w:marBottom w:val="0"/>
      <w:divBdr>
        <w:top w:val="none" w:sz="0" w:space="0" w:color="auto"/>
        <w:left w:val="none" w:sz="0" w:space="0" w:color="auto"/>
        <w:bottom w:val="none" w:sz="0" w:space="0" w:color="auto"/>
        <w:right w:val="none" w:sz="0" w:space="0" w:color="auto"/>
      </w:divBdr>
    </w:div>
    <w:div w:id="1102259332">
      <w:bodyDiv w:val="1"/>
      <w:marLeft w:val="0"/>
      <w:marRight w:val="0"/>
      <w:marTop w:val="0"/>
      <w:marBottom w:val="0"/>
      <w:divBdr>
        <w:top w:val="none" w:sz="0" w:space="0" w:color="auto"/>
        <w:left w:val="none" w:sz="0" w:space="0" w:color="auto"/>
        <w:bottom w:val="none" w:sz="0" w:space="0" w:color="auto"/>
        <w:right w:val="none" w:sz="0" w:space="0" w:color="auto"/>
      </w:divBdr>
    </w:div>
    <w:div w:id="1191452691">
      <w:bodyDiv w:val="1"/>
      <w:marLeft w:val="0"/>
      <w:marRight w:val="0"/>
      <w:marTop w:val="0"/>
      <w:marBottom w:val="0"/>
      <w:divBdr>
        <w:top w:val="none" w:sz="0" w:space="0" w:color="auto"/>
        <w:left w:val="none" w:sz="0" w:space="0" w:color="auto"/>
        <w:bottom w:val="none" w:sz="0" w:space="0" w:color="auto"/>
        <w:right w:val="none" w:sz="0" w:space="0" w:color="auto"/>
      </w:divBdr>
    </w:div>
    <w:div w:id="1213886224">
      <w:bodyDiv w:val="1"/>
      <w:marLeft w:val="0"/>
      <w:marRight w:val="0"/>
      <w:marTop w:val="0"/>
      <w:marBottom w:val="0"/>
      <w:divBdr>
        <w:top w:val="none" w:sz="0" w:space="0" w:color="auto"/>
        <w:left w:val="none" w:sz="0" w:space="0" w:color="auto"/>
        <w:bottom w:val="none" w:sz="0" w:space="0" w:color="auto"/>
        <w:right w:val="none" w:sz="0" w:space="0" w:color="auto"/>
      </w:divBdr>
    </w:div>
    <w:div w:id="1267931738">
      <w:bodyDiv w:val="1"/>
      <w:marLeft w:val="0"/>
      <w:marRight w:val="0"/>
      <w:marTop w:val="0"/>
      <w:marBottom w:val="0"/>
      <w:divBdr>
        <w:top w:val="none" w:sz="0" w:space="0" w:color="auto"/>
        <w:left w:val="none" w:sz="0" w:space="0" w:color="auto"/>
        <w:bottom w:val="none" w:sz="0" w:space="0" w:color="auto"/>
        <w:right w:val="none" w:sz="0" w:space="0" w:color="auto"/>
      </w:divBdr>
    </w:div>
    <w:div w:id="1287541675">
      <w:bodyDiv w:val="1"/>
      <w:marLeft w:val="0"/>
      <w:marRight w:val="0"/>
      <w:marTop w:val="0"/>
      <w:marBottom w:val="0"/>
      <w:divBdr>
        <w:top w:val="none" w:sz="0" w:space="0" w:color="auto"/>
        <w:left w:val="none" w:sz="0" w:space="0" w:color="auto"/>
        <w:bottom w:val="none" w:sz="0" w:space="0" w:color="auto"/>
        <w:right w:val="none" w:sz="0" w:space="0" w:color="auto"/>
      </w:divBdr>
    </w:div>
    <w:div w:id="1380059086">
      <w:bodyDiv w:val="1"/>
      <w:marLeft w:val="0"/>
      <w:marRight w:val="0"/>
      <w:marTop w:val="0"/>
      <w:marBottom w:val="0"/>
      <w:divBdr>
        <w:top w:val="none" w:sz="0" w:space="0" w:color="auto"/>
        <w:left w:val="none" w:sz="0" w:space="0" w:color="auto"/>
        <w:bottom w:val="none" w:sz="0" w:space="0" w:color="auto"/>
        <w:right w:val="none" w:sz="0" w:space="0" w:color="auto"/>
      </w:divBdr>
    </w:div>
    <w:div w:id="1497722941">
      <w:bodyDiv w:val="1"/>
      <w:marLeft w:val="0"/>
      <w:marRight w:val="0"/>
      <w:marTop w:val="0"/>
      <w:marBottom w:val="0"/>
      <w:divBdr>
        <w:top w:val="none" w:sz="0" w:space="0" w:color="auto"/>
        <w:left w:val="none" w:sz="0" w:space="0" w:color="auto"/>
        <w:bottom w:val="none" w:sz="0" w:space="0" w:color="auto"/>
        <w:right w:val="none" w:sz="0" w:space="0" w:color="auto"/>
      </w:divBdr>
    </w:div>
    <w:div w:id="1598371669">
      <w:bodyDiv w:val="1"/>
      <w:marLeft w:val="0"/>
      <w:marRight w:val="0"/>
      <w:marTop w:val="0"/>
      <w:marBottom w:val="0"/>
      <w:divBdr>
        <w:top w:val="none" w:sz="0" w:space="0" w:color="auto"/>
        <w:left w:val="none" w:sz="0" w:space="0" w:color="auto"/>
        <w:bottom w:val="none" w:sz="0" w:space="0" w:color="auto"/>
        <w:right w:val="none" w:sz="0" w:space="0" w:color="auto"/>
      </w:divBdr>
    </w:div>
    <w:div w:id="1797484159">
      <w:bodyDiv w:val="1"/>
      <w:marLeft w:val="0"/>
      <w:marRight w:val="0"/>
      <w:marTop w:val="0"/>
      <w:marBottom w:val="0"/>
      <w:divBdr>
        <w:top w:val="none" w:sz="0" w:space="0" w:color="auto"/>
        <w:left w:val="none" w:sz="0" w:space="0" w:color="auto"/>
        <w:bottom w:val="none" w:sz="0" w:space="0" w:color="auto"/>
        <w:right w:val="none" w:sz="0" w:space="0" w:color="auto"/>
      </w:divBdr>
    </w:div>
    <w:div w:id="1806924240">
      <w:bodyDiv w:val="1"/>
      <w:marLeft w:val="0"/>
      <w:marRight w:val="0"/>
      <w:marTop w:val="0"/>
      <w:marBottom w:val="0"/>
      <w:divBdr>
        <w:top w:val="none" w:sz="0" w:space="0" w:color="auto"/>
        <w:left w:val="none" w:sz="0" w:space="0" w:color="auto"/>
        <w:bottom w:val="none" w:sz="0" w:space="0" w:color="auto"/>
        <w:right w:val="none" w:sz="0" w:space="0" w:color="auto"/>
      </w:divBdr>
    </w:div>
    <w:div w:id="1991985216">
      <w:bodyDiv w:val="1"/>
      <w:marLeft w:val="0"/>
      <w:marRight w:val="0"/>
      <w:marTop w:val="0"/>
      <w:marBottom w:val="0"/>
      <w:divBdr>
        <w:top w:val="none" w:sz="0" w:space="0" w:color="auto"/>
        <w:left w:val="none" w:sz="0" w:space="0" w:color="auto"/>
        <w:bottom w:val="none" w:sz="0" w:space="0" w:color="auto"/>
        <w:right w:val="none" w:sz="0" w:space="0" w:color="auto"/>
      </w:divBdr>
    </w:div>
    <w:div w:id="2011562939">
      <w:bodyDiv w:val="1"/>
      <w:marLeft w:val="0"/>
      <w:marRight w:val="0"/>
      <w:marTop w:val="0"/>
      <w:marBottom w:val="0"/>
      <w:divBdr>
        <w:top w:val="none" w:sz="0" w:space="0" w:color="auto"/>
        <w:left w:val="none" w:sz="0" w:space="0" w:color="auto"/>
        <w:bottom w:val="none" w:sz="0" w:space="0" w:color="auto"/>
        <w:right w:val="none" w:sz="0" w:space="0" w:color="auto"/>
      </w:divBdr>
    </w:div>
    <w:div w:id="210961439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customXml" Target="../customXml/item8.xml"/><Relationship Id="rId13" Type="http://schemas.openxmlformats.org/officeDocument/2006/relationships/footnotes" Target="footnotes.xml"/><Relationship Id="rId18" Type="http://schemas.openxmlformats.org/officeDocument/2006/relationships/footer" Target="footer1.xml"/><Relationship Id="rId3" Type="http://schemas.openxmlformats.org/officeDocument/2006/relationships/customXml" Target="../customXml/item3.xml"/><Relationship Id="rId21" Type="http://schemas.openxmlformats.org/officeDocument/2006/relationships/fontTable" Target="fontTable.xml"/><Relationship Id="rId7" Type="http://schemas.openxmlformats.org/officeDocument/2006/relationships/customXml" Target="../customXml/item7.xml"/><Relationship Id="rId12" Type="http://schemas.openxmlformats.org/officeDocument/2006/relationships/webSettings" Target="webSettings.xml"/><Relationship Id="rId17" Type="http://schemas.openxmlformats.org/officeDocument/2006/relationships/header" Target="header1.xml"/><Relationship Id="rId2" Type="http://schemas.openxmlformats.org/officeDocument/2006/relationships/customXml" Target="../customXml/item2.xml"/><Relationship Id="rId16" Type="http://schemas.openxmlformats.org/officeDocument/2006/relationships/hyperlink" Target="mailto:luciano.juacaba@btgpactual.com" TargetMode="External"/><Relationship Id="rId20" Type="http://schemas.openxmlformats.org/officeDocument/2006/relationships/footer" Target="footer2.xml"/><Relationship Id="rId1" Type="http://schemas.openxmlformats.org/officeDocument/2006/relationships/customXml" Target="../customXml/item1.xml"/><Relationship Id="rId6" Type="http://schemas.openxmlformats.org/officeDocument/2006/relationships/customXml" Target="../customXml/item6.xml"/><Relationship Id="rId11" Type="http://schemas.openxmlformats.org/officeDocument/2006/relationships/settings" Target="settings.xml"/><Relationship Id="rId5" Type="http://schemas.openxmlformats.org/officeDocument/2006/relationships/customXml" Target="../customXml/item5.xml"/><Relationship Id="rId15" Type="http://schemas.openxmlformats.org/officeDocument/2006/relationships/hyperlink" Target="mailto:CAROLINA.MENDONCA@BTGPACTUAL.COM" TargetMode="External"/><Relationship Id="rId23" Type="http://schemas.openxmlformats.org/officeDocument/2006/relationships/theme" Target="theme/theme1.xml"/><Relationship Id="rId10" Type="http://schemas.openxmlformats.org/officeDocument/2006/relationships/styles" Target="styles.xml"/><Relationship Id="rId19" Type="http://schemas.openxmlformats.org/officeDocument/2006/relationships/header" Target="header2.xml"/><Relationship Id="rId4" Type="http://schemas.openxmlformats.org/officeDocument/2006/relationships/customXml" Target="../customXml/item4.xml"/><Relationship Id="rId9" Type="http://schemas.openxmlformats.org/officeDocument/2006/relationships/numbering" Target="numbering.xml"/><Relationship Id="rId14" Type="http://schemas.openxmlformats.org/officeDocument/2006/relationships/endnotes" Target="endnotes.xml"/><Relationship Id="rId22" Type="http://schemas.microsoft.com/office/2011/relationships/people" Target="people.xml"/></Relationships>
</file>

<file path=word/_rels/header1.xml.rels><?xml version="1.0" encoding="UTF-8" standalone="yes"?>
<Relationships xmlns="http://schemas.openxmlformats.org/package/2006/relationships"><Relationship Id="rId1" Type="http://schemas.openxmlformats.org/officeDocument/2006/relationships/image" Target="media/image1.jpeg"/></Relationships>
</file>

<file path=word/theme/theme1.xml><?xml version="1.0" encoding="utf-8"?>
<a:theme xmlns:a="http://schemas.openxmlformats.org/drawingml/2006/main" name="Tema do Office">
  <a:themeElements>
    <a:clrScheme name="Escritório">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Escritório">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Escritório">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_rels/item5.xml.rels><?xml version="1.0" encoding="UTF-8" standalone="yes"?>
<Relationships xmlns="http://schemas.openxmlformats.org/package/2006/relationships"><Relationship Id="rId1" Type="http://schemas.openxmlformats.org/officeDocument/2006/relationships/customXmlProps" Target="itemProps5.xml"/></Relationships>
</file>

<file path=customXml/_rels/item6.xml.rels><?xml version="1.0" encoding="UTF-8" standalone="yes"?>
<Relationships xmlns="http://schemas.openxmlformats.org/package/2006/relationships"><Relationship Id="rId1" Type="http://schemas.openxmlformats.org/officeDocument/2006/relationships/customXmlProps" Target="itemProps6.xml"/></Relationships>
</file>

<file path=customXml/_rels/item7.xml.rels><?xml version="1.0" encoding="UTF-8" standalone="yes"?>
<Relationships xmlns="http://schemas.openxmlformats.org/package/2006/relationships"><Relationship Id="rId1" Type="http://schemas.openxmlformats.org/officeDocument/2006/relationships/customXmlProps" Target="itemProps7.xml"/></Relationships>
</file>

<file path=customXml/_rels/item8.xml.rels><?xml version="1.0" encoding="UTF-8" standalone="yes"?>
<Relationships xmlns="http://schemas.openxmlformats.org/package/2006/relationships"><Relationship Id="rId1" Type="http://schemas.openxmlformats.org/officeDocument/2006/relationships/customXmlProps" Target="itemProps8.xml"/></Relationships>
</file>

<file path=customXml/item1.xml>��
</file>

<file path=customXml/item2.xml>��
</file>

<file path=customXml/item3.xml><?xml version="1.0" encoding="utf-8"?>
<ct:contentTypeSchema xmlns:ct="http://schemas.microsoft.com/office/2006/metadata/contentType" xmlns:ma="http://schemas.microsoft.com/office/2006/metadata/properties/metaAttributes" ct:_="" ma:_="" ma:contentTypeName="Documento" ma:contentTypeID="0x0101003E6318686B24F045B8B8A8BED7E1D102" ma:contentTypeVersion="2" ma:contentTypeDescription="Crie um novo documento." ma:contentTypeScope="" ma:versionID="bd517aa5b185bb50b8232bd3bbf8b769">
  <xsd:schema xmlns:xsd="http://www.w3.org/2001/XMLSchema" xmlns:xs="http://www.w3.org/2001/XMLSchema" xmlns:p="http://schemas.microsoft.com/office/2006/metadata/properties" xmlns:ns2="8dca657f-78d7-4ae4-909f-843dba4346d0" targetNamespace="http://schemas.microsoft.com/office/2006/metadata/properties" ma:root="true" ma:fieldsID="96c6f2727fc4c0f071e7f6b9ca5326e5" ns2:_="">
    <xsd:import namespace="8dca657f-78d7-4ae4-909f-843dba4346d0"/>
    <xsd:element name="properties">
      <xsd:complexType>
        <xsd:sequence>
          <xsd:element name="documentManagement">
            <xsd:complexType>
              <xsd:all>
                <xsd:element ref="ns2:MediaServiceMetadata" minOccurs="0"/>
                <xsd:element ref="ns2:MediaServiceFastMetadata"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8dca657f-78d7-4ae4-909f-843dba4346d0"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ú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
</file>

<file path=customXml/item5.xml>��
</file>

<file path=customXml/item6.xml>��
</file>

<file path=customXml/item7.xml><?xml version="1.0" encoding="utf-8"?>
<?mso-contentType ?>
<FormTemplates xmlns="http://schemas.microsoft.com/sharepoint/v3/contenttype/forms">
  <Display>DocumentLibraryForm</Display>
  <Edit>DocumentLibraryForm</Edit>
  <New>DocumentLibraryForm</New>
</FormTemplates>
</file>

<file path=customXml/item8.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A7F279BA-208C-41DB-8F97-710FC941E06B}">
  <ds:schemaRefs>
    <ds:schemaRef ds:uri="http://www.imanage.com/work/xmlschema"/>
  </ds:schemaRefs>
</ds:datastoreItem>
</file>

<file path=customXml/itemProps2.xml><?xml version="1.0" encoding="utf-8"?>
<ds:datastoreItem xmlns:ds="http://schemas.openxmlformats.org/officeDocument/2006/customXml" ds:itemID="{8BD17546-2815-4EB4-86B9-5BDF0A44BB49}">
  <ds:schemaRefs>
    <ds:schemaRef ds:uri="http://www.imanage.com/work/xmlschema"/>
  </ds:schemaRefs>
</ds:datastoreItem>
</file>

<file path=customXml/itemProps3.xml><?xml version="1.0" encoding="utf-8"?>
<ds:datastoreItem xmlns:ds="http://schemas.openxmlformats.org/officeDocument/2006/customXml" ds:itemID="{4C9561CE-972E-46C7-8195-A51B808A2885}">
  <ds:schemaRefs>
    <ds:schemaRef ds:uri="http://schemas.microsoft.com/office/2006/metadata/contentType"/>
    <ds:schemaRef ds:uri="http://schemas.microsoft.com/office/2006/metadata/properties/metaAttributes"/>
    <ds:schemaRef ds:uri="http://www.w3.org/2000/xmlns/"/>
    <ds:schemaRef ds:uri="http://www.w3.org/2001/XMLSchema"/>
    <ds:schemaRef ds:uri="8dca657f-78d7-4ae4-909f-843dba4346d0"/>
    <ds:schemaRef ds:uri="http://schemas.microsoft.com/office/2006/metadata/properties"/>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4.xml><?xml version="1.0" encoding="utf-8"?>
<ds:datastoreItem xmlns:ds="http://schemas.openxmlformats.org/officeDocument/2006/customXml" ds:itemID="{958BC383-46C6-42E4-A6A1-A7C191C55C72}">
  <ds:schemaRefs>
    <ds:schemaRef ds:uri="http://www.imanage.com/work/xmlschema"/>
  </ds:schemaRefs>
</ds:datastoreItem>
</file>

<file path=customXml/itemProps5.xml><?xml version="1.0" encoding="utf-8"?>
<ds:datastoreItem xmlns:ds="http://schemas.openxmlformats.org/officeDocument/2006/customXml" ds:itemID="{9AF19583-3B36-40A5-AAD4-ADF6645AD399}">
  <ds:schemaRefs>
    <ds:schemaRef ds:uri="http://www.imanage.com/work/xmlschema"/>
  </ds:schemaRefs>
</ds:datastoreItem>
</file>

<file path=customXml/itemProps6.xml><?xml version="1.0" encoding="utf-8"?>
<ds:datastoreItem xmlns:ds="http://schemas.openxmlformats.org/officeDocument/2006/customXml" ds:itemID="{D7984039-DACF-48A7-9DF6-5CCF80CAA446}">
  <ds:schemaRefs>
    <ds:schemaRef ds:uri="http://www.imanage.com/work/xmlschema"/>
  </ds:schemaRefs>
</ds:datastoreItem>
</file>

<file path=customXml/itemProps7.xml><?xml version="1.0" encoding="utf-8"?>
<ds:datastoreItem xmlns:ds="http://schemas.openxmlformats.org/officeDocument/2006/customXml" ds:itemID="{A082C8EC-2978-4E6B-BB55-E7BF0371A16F}">
  <ds:schemaRefs>
    <ds:schemaRef ds:uri="http://schemas.microsoft.com/sharepoint/v3/contenttype/forms"/>
  </ds:schemaRefs>
</ds:datastoreItem>
</file>

<file path=customXml/itemProps8.xml><?xml version="1.0" encoding="utf-8"?>
<ds:datastoreItem xmlns:ds="http://schemas.openxmlformats.org/officeDocument/2006/customXml" ds:itemID="{2EEFF784-C9C1-49CC-A069-21FADE8E12ED}">
  <ds:schemaRefs>
    <ds:schemaRef ds:uri="http://schemas.openxmlformats.org/officeDocument/2006/bibliography"/>
    <ds:schemaRef ds:uri="http://www.w3.org/2000/xmlns/"/>
  </ds:schemaRefs>
</ds:datastoreItem>
</file>

<file path=docProps/app.xml><?xml version="1.0" encoding="utf-8"?>
<Properties xmlns="http://schemas.openxmlformats.org/officeDocument/2006/extended-properties" xmlns:vt="http://schemas.openxmlformats.org/officeDocument/2006/docPropsVTypes">
  <Template>Normal.dotm</Template>
  <TotalTime>5</TotalTime>
  <Pages>6</Pages>
  <Words>1746</Words>
  <Characters>10548</Characters>
  <Application>Microsoft Office Word</Application>
  <DocSecurity>0</DocSecurity>
  <Lines>87</Lines>
  <Paragraphs>24</Paragraphs>
  <ScaleCrop>false</ScaleCrop>
  <HeadingPairs>
    <vt:vector size="4" baseType="variant">
      <vt:variant>
        <vt:lpstr>Título</vt:lpstr>
      </vt:variant>
      <vt:variant>
        <vt:i4>1</vt:i4>
      </vt:variant>
      <vt:variant>
        <vt:lpstr>Title</vt:lpstr>
      </vt:variant>
      <vt:variant>
        <vt:i4>1</vt:i4>
      </vt:variant>
    </vt:vector>
  </HeadingPairs>
  <TitlesOfParts>
    <vt:vector size="2" baseType="lpstr">
      <vt:lpstr> </vt:lpstr>
      <vt:lpstr> </vt:lpstr>
    </vt:vector>
  </TitlesOfParts>
  <Company/>
  <LinksUpToDate>false</LinksUpToDate>
  <CharactersWithSpaces>12270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title>
  <dc:subject> </dc:subject>
  <dc:creator>Carolina Valezi</dc:creator>
  <cp:keywords> </cp:keywords>
  <dc:description/>
  <cp:lastModifiedBy>Gabriel Garicoits</cp:lastModifiedBy>
  <cp:revision>2</cp:revision>
  <dcterms:created xsi:type="dcterms:W3CDTF">2024-02-22T20:46:00Z</dcterms:created>
  <dcterms:modified xsi:type="dcterms:W3CDTF">2024-02-22T20:46:00Z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iManageFooter">
    <vt:lpwstr>296071.5|PVG</vt:lpwstr>
  </property>
</Properties>
</file>